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43A9D" w14:textId="09BFB5E0" w:rsidR="00BF0263" w:rsidRDefault="00736FBA" w:rsidP="00931101">
      <w:pPr>
        <w:pStyle w:val="Title"/>
        <w:rPr>
          <w:ins w:id="0" w:author="Vienna Kwong" w:date="2021-03-19T16:12:00Z"/>
        </w:rPr>
      </w:pPr>
      <w:r>
        <w:t>Customer Management</w:t>
      </w:r>
      <w:r w:rsidR="00931101">
        <w:t xml:space="preserve"> – Capability Definitions</w:t>
      </w:r>
    </w:p>
    <w:p w14:paraId="1AB106AD" w14:textId="6FADE9D4" w:rsidR="00AA57FE" w:rsidRDefault="00AA57FE" w:rsidP="00C551DC">
      <w:pPr>
        <w:pStyle w:val="TOCHeading"/>
      </w:pPr>
      <w:r>
        <w:t>Version Control</w:t>
      </w:r>
    </w:p>
    <w:tbl>
      <w:tblPr>
        <w:tblW w:w="5000" w:type="pct"/>
        <w:tblBorders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  <w:insideH w:val="single" w:sz="4" w:space="0" w:color="800000"/>
          <w:insideV w:val="single" w:sz="4" w:space="0" w:color="800000"/>
        </w:tblBorders>
        <w:tblLook w:val="0000" w:firstRow="0" w:lastRow="0" w:firstColumn="0" w:lastColumn="0" w:noHBand="0" w:noVBand="0"/>
      </w:tblPr>
      <w:tblGrid>
        <w:gridCol w:w="1163"/>
        <w:gridCol w:w="1329"/>
        <w:gridCol w:w="1661"/>
        <w:gridCol w:w="4863"/>
      </w:tblGrid>
      <w:tr w:rsidR="00AA57FE" w:rsidRPr="00DF6716" w14:paraId="667EF033" w14:textId="77777777" w:rsidTr="0032080D">
        <w:trPr>
          <w:cantSplit/>
          <w:tblHeader/>
        </w:trPr>
        <w:tc>
          <w:tcPr>
            <w:tcW w:w="645" w:type="pct"/>
            <w:shd w:val="clear" w:color="auto" w:fill="E6E6E6"/>
          </w:tcPr>
          <w:p w14:paraId="18CDD53B" w14:textId="77777777" w:rsidR="00AA57FE" w:rsidRPr="00DF6716" w:rsidRDefault="00AA57FE" w:rsidP="0032080D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Version</w:t>
            </w:r>
          </w:p>
        </w:tc>
        <w:tc>
          <w:tcPr>
            <w:tcW w:w="737" w:type="pct"/>
            <w:shd w:val="clear" w:color="auto" w:fill="E6E6E6"/>
          </w:tcPr>
          <w:p w14:paraId="2B79F820" w14:textId="77777777" w:rsidR="00AA57FE" w:rsidRPr="00DF6716" w:rsidRDefault="00AA57FE" w:rsidP="0032080D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Release Date</w:t>
            </w:r>
          </w:p>
        </w:tc>
        <w:tc>
          <w:tcPr>
            <w:tcW w:w="921" w:type="pct"/>
            <w:shd w:val="clear" w:color="auto" w:fill="E6E6E6"/>
          </w:tcPr>
          <w:p w14:paraId="0130A63E" w14:textId="77777777" w:rsidR="00AA57FE" w:rsidRPr="00DF6716" w:rsidRDefault="00AA57FE" w:rsidP="0032080D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Author</w:t>
            </w:r>
          </w:p>
        </w:tc>
        <w:tc>
          <w:tcPr>
            <w:tcW w:w="2697" w:type="pct"/>
            <w:shd w:val="clear" w:color="auto" w:fill="E6E6E6"/>
          </w:tcPr>
          <w:p w14:paraId="426637FE" w14:textId="77777777" w:rsidR="00AA57FE" w:rsidRPr="00DF6716" w:rsidRDefault="00AA57FE" w:rsidP="0032080D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Description of Change</w:t>
            </w:r>
          </w:p>
        </w:tc>
      </w:tr>
      <w:tr w:rsidR="00AA57FE" w:rsidRPr="00DF6716" w14:paraId="590CC276" w14:textId="77777777" w:rsidTr="0032080D">
        <w:trPr>
          <w:cantSplit/>
        </w:trPr>
        <w:tc>
          <w:tcPr>
            <w:tcW w:w="645" w:type="pct"/>
          </w:tcPr>
          <w:p w14:paraId="2ED1D388" w14:textId="77777777" w:rsidR="00AA57FE" w:rsidRPr="00DF6716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0.1</w:t>
            </w:r>
          </w:p>
        </w:tc>
        <w:tc>
          <w:tcPr>
            <w:tcW w:w="737" w:type="pct"/>
          </w:tcPr>
          <w:p w14:paraId="42ACDDAD" w14:textId="77777777" w:rsidR="00AA57FE" w:rsidRPr="00DF6716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7CC10472" w14:textId="6250FB89" w:rsidR="00AA57FE" w:rsidRPr="00DF6716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Vienna Kwong</w:t>
            </w:r>
          </w:p>
        </w:tc>
        <w:tc>
          <w:tcPr>
            <w:tcW w:w="2697" w:type="pct"/>
          </w:tcPr>
          <w:p w14:paraId="13D47803" w14:textId="77777777" w:rsidR="00AA57FE" w:rsidRPr="00D70A87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Initial draft for review</w:t>
            </w:r>
          </w:p>
        </w:tc>
      </w:tr>
      <w:tr w:rsidR="00AA57FE" w:rsidRPr="00DF6716" w14:paraId="0BCB1E8D" w14:textId="77777777" w:rsidTr="0032080D">
        <w:trPr>
          <w:cantSplit/>
        </w:trPr>
        <w:tc>
          <w:tcPr>
            <w:tcW w:w="645" w:type="pct"/>
          </w:tcPr>
          <w:p w14:paraId="097CE1BE" w14:textId="628E985F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0.2</w:t>
            </w:r>
          </w:p>
        </w:tc>
        <w:tc>
          <w:tcPr>
            <w:tcW w:w="737" w:type="pct"/>
          </w:tcPr>
          <w:p w14:paraId="16ECEAC7" w14:textId="77777777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19F782FA" w14:textId="5F9AA5C4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Vienna Kwong</w:t>
            </w:r>
          </w:p>
        </w:tc>
        <w:tc>
          <w:tcPr>
            <w:tcW w:w="2697" w:type="pct"/>
          </w:tcPr>
          <w:p w14:paraId="47686A84" w14:textId="76C6591F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Further updates</w:t>
            </w:r>
          </w:p>
        </w:tc>
      </w:tr>
      <w:tr w:rsidR="00AA57FE" w:rsidRPr="00DF6716" w14:paraId="4EAD76E2" w14:textId="77777777" w:rsidTr="0032080D">
        <w:trPr>
          <w:cantSplit/>
        </w:trPr>
        <w:tc>
          <w:tcPr>
            <w:tcW w:w="645" w:type="pct"/>
          </w:tcPr>
          <w:p w14:paraId="598D0B9F" w14:textId="0BBA9BD2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0.3</w:t>
            </w:r>
          </w:p>
        </w:tc>
        <w:tc>
          <w:tcPr>
            <w:tcW w:w="737" w:type="pct"/>
          </w:tcPr>
          <w:p w14:paraId="1303BC0A" w14:textId="43D28FBC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19 Mar 202</w:t>
            </w:r>
            <w:ins w:id="1" w:author="Vienna Kwong" w:date="2021-04-21T15:56:00Z">
              <w:r w:rsidR="006E7C74">
                <w:rPr>
                  <w:rFonts w:cs="Arial"/>
                  <w:sz w:val="18"/>
                  <w:szCs w:val="18"/>
                </w:rPr>
                <w:t>1</w:t>
              </w:r>
            </w:ins>
            <w:del w:id="2" w:author="Vienna Kwong" w:date="2021-04-21T15:56:00Z">
              <w:r w:rsidDel="006E7C74">
                <w:rPr>
                  <w:rFonts w:cs="Arial"/>
                  <w:sz w:val="18"/>
                  <w:szCs w:val="18"/>
                </w:rPr>
                <w:delText>0</w:delText>
              </w:r>
            </w:del>
          </w:p>
        </w:tc>
        <w:tc>
          <w:tcPr>
            <w:tcW w:w="921" w:type="pct"/>
          </w:tcPr>
          <w:p w14:paraId="115186FB" w14:textId="1CE7D6D8" w:rsidR="00AA57FE" w:rsidRDefault="00AA57FE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Brendan Harrison</w:t>
            </w:r>
          </w:p>
        </w:tc>
        <w:tc>
          <w:tcPr>
            <w:tcW w:w="2697" w:type="pct"/>
          </w:tcPr>
          <w:p w14:paraId="577F6E0B" w14:textId="63D8E94A" w:rsidR="00AA57FE" w:rsidRPr="00C551DC" w:rsidRDefault="00AA57FE" w:rsidP="00C551DC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Included tracked changes and comments</w:t>
            </w:r>
          </w:p>
        </w:tc>
      </w:tr>
      <w:tr w:rsidR="00D65087" w:rsidRPr="00DF6716" w14:paraId="508B2FDF" w14:textId="77777777" w:rsidTr="0032080D">
        <w:trPr>
          <w:cantSplit/>
        </w:trPr>
        <w:tc>
          <w:tcPr>
            <w:tcW w:w="645" w:type="pct"/>
          </w:tcPr>
          <w:p w14:paraId="6AE442FC" w14:textId="2A70DC1A" w:rsidR="00D65087" w:rsidRDefault="006E7C74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ins w:id="3" w:author="Vienna Kwong" w:date="2021-04-21T15:56:00Z">
              <w:r>
                <w:rPr>
                  <w:rFonts w:cs="Arial"/>
                  <w:sz w:val="18"/>
                  <w:szCs w:val="18"/>
                </w:rPr>
                <w:t>0.4</w:t>
              </w:r>
            </w:ins>
          </w:p>
        </w:tc>
        <w:tc>
          <w:tcPr>
            <w:tcW w:w="737" w:type="pct"/>
          </w:tcPr>
          <w:p w14:paraId="51EABC2D" w14:textId="330AE3D1" w:rsidR="00D65087" w:rsidRDefault="006E7C74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ins w:id="4" w:author="Vienna Kwong" w:date="2021-04-21T15:56:00Z">
              <w:r>
                <w:rPr>
                  <w:rFonts w:cs="Arial"/>
                  <w:sz w:val="18"/>
                  <w:szCs w:val="18"/>
                </w:rPr>
                <w:t>21 Apr 2021</w:t>
              </w:r>
            </w:ins>
          </w:p>
        </w:tc>
        <w:tc>
          <w:tcPr>
            <w:tcW w:w="921" w:type="pct"/>
          </w:tcPr>
          <w:p w14:paraId="3541E34A" w14:textId="0C108325" w:rsidR="00D65087" w:rsidRDefault="006E7C74" w:rsidP="0032080D">
            <w:pPr>
              <w:spacing w:before="40" w:after="40"/>
              <w:rPr>
                <w:rFonts w:cs="Arial"/>
                <w:sz w:val="18"/>
                <w:szCs w:val="18"/>
              </w:rPr>
            </w:pPr>
            <w:ins w:id="5" w:author="Vienna Kwong" w:date="2021-04-21T15:56:00Z">
              <w:r>
                <w:rPr>
                  <w:rFonts w:cs="Arial"/>
                  <w:sz w:val="18"/>
                  <w:szCs w:val="18"/>
                </w:rPr>
                <w:t>Vienna Kwong</w:t>
              </w:r>
            </w:ins>
          </w:p>
        </w:tc>
        <w:tc>
          <w:tcPr>
            <w:tcW w:w="2697" w:type="pct"/>
          </w:tcPr>
          <w:p w14:paraId="3BB958A9" w14:textId="42B634BE" w:rsidR="00D65087" w:rsidRDefault="006E7C74" w:rsidP="00AA57FE">
            <w:pPr>
              <w:spacing w:before="40" w:after="40"/>
              <w:rPr>
                <w:rFonts w:cs="Arial"/>
                <w:sz w:val="18"/>
                <w:szCs w:val="18"/>
              </w:rPr>
            </w:pPr>
            <w:ins w:id="6" w:author="Vienna Kwong" w:date="2021-04-21T15:56:00Z">
              <w:r>
                <w:rPr>
                  <w:rFonts w:cs="Arial"/>
                  <w:sz w:val="18"/>
                  <w:szCs w:val="18"/>
                </w:rPr>
                <w:t>Included tracked changes</w:t>
              </w:r>
              <w:r>
                <w:rPr>
                  <w:rFonts w:cs="Arial"/>
                  <w:sz w:val="18"/>
                  <w:szCs w:val="18"/>
                </w:rPr>
                <w:t xml:space="preserve"> for External Portals under Customer Communication Cha</w:t>
              </w:r>
            </w:ins>
            <w:ins w:id="7" w:author="Vienna Kwong" w:date="2021-04-21T15:57:00Z">
              <w:r>
                <w:rPr>
                  <w:rFonts w:cs="Arial"/>
                  <w:sz w:val="18"/>
                  <w:szCs w:val="18"/>
                </w:rPr>
                <w:t>nnels</w:t>
              </w:r>
            </w:ins>
          </w:p>
        </w:tc>
      </w:tr>
    </w:tbl>
    <w:p w14:paraId="7DF04C3E" w14:textId="77777777" w:rsidR="00AA57FE" w:rsidRDefault="00AA57FE" w:rsidP="00AA57FE"/>
    <w:p w14:paraId="58D0A3D6" w14:textId="137F4959" w:rsidR="00AA57FE" w:rsidRPr="00C551DC" w:rsidRDefault="00AA57FE" w:rsidP="00C551DC">
      <w:pPr>
        <w:pStyle w:val="TOCHeading"/>
      </w:pPr>
      <w:r>
        <w:t>Table of Contents</w:t>
      </w:r>
    </w:p>
    <w:p w14:paraId="229B4D9B" w14:textId="48135330" w:rsidR="00AA57FE" w:rsidRDefault="00AA57FE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A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67062731" w:history="1">
        <w:r w:rsidRPr="00504D3E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eastAsia="en-AU"/>
          </w:rPr>
          <w:tab/>
        </w:r>
        <w:r w:rsidRPr="00504D3E">
          <w:rPr>
            <w:rStyle w:val="Hyperlink"/>
            <w:noProof/>
          </w:rPr>
          <w:t>Customer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_Toc67062731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FCEFED" w14:textId="023996AA" w:rsidR="00AA57FE" w:rsidRDefault="00F14CA4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2" w:history="1">
        <w:r w:rsidR="00AA57FE" w:rsidRPr="00504D3E">
          <w:rPr>
            <w:rStyle w:val="Hyperlink"/>
            <w:noProof/>
          </w:rPr>
          <w:t>1.1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Information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_Toc67062732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3</w:t>
        </w:r>
        <w:r w:rsidR="00AA57FE">
          <w:rPr>
            <w:noProof/>
            <w:webHidden/>
          </w:rPr>
          <w:fldChar w:fldCharType="end"/>
        </w:r>
      </w:hyperlink>
    </w:p>
    <w:p w14:paraId="148D2EEB" w14:textId="402D1DB6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3" w:history="1">
        <w:r w:rsidR="00AA57FE" w:rsidRPr="00504D3E">
          <w:rPr>
            <w:rStyle w:val="Hyperlink"/>
            <w:noProof/>
          </w:rPr>
          <w:t>1.1.1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Records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_Toc67062733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3</w:t>
        </w:r>
        <w:r w:rsidR="00AA57FE">
          <w:rPr>
            <w:noProof/>
            <w:webHidden/>
          </w:rPr>
          <w:fldChar w:fldCharType="end"/>
        </w:r>
      </w:hyperlink>
    </w:p>
    <w:p w14:paraId="074D9C5B" w14:textId="2AA43FE4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4" w:history="1">
        <w:r w:rsidR="00AA57FE" w:rsidRPr="00504D3E">
          <w:rPr>
            <w:rStyle w:val="Hyperlink"/>
            <w:noProof/>
          </w:rPr>
          <w:t>1.1.1.1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_Toc67062734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4</w:t>
        </w:r>
        <w:r w:rsidR="00AA57FE">
          <w:rPr>
            <w:noProof/>
            <w:webHidden/>
          </w:rPr>
          <w:fldChar w:fldCharType="end"/>
        </w:r>
      </w:hyperlink>
    </w:p>
    <w:p w14:paraId="4773FE43" w14:textId="44FF93DC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5" w:history="1">
        <w:r w:rsidR="00AA57FE" w:rsidRPr="00504D3E">
          <w:rPr>
            <w:rStyle w:val="Hyperlink"/>
            <w:noProof/>
          </w:rPr>
          <w:t>1.1.1.2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Types and Subtypes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_Toc67062735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4</w:t>
        </w:r>
        <w:r w:rsidR="00AA57FE">
          <w:rPr>
            <w:noProof/>
            <w:webHidden/>
          </w:rPr>
          <w:fldChar w:fldCharType="end"/>
        </w:r>
      </w:hyperlink>
    </w:p>
    <w:p w14:paraId="47EE3AD0" w14:textId="083DC964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6" w:history="1">
        <w:r w:rsidR="00AA57FE" w:rsidRPr="00504D3E">
          <w:rPr>
            <w:rStyle w:val="Hyperlink"/>
            <w:noProof/>
          </w:rPr>
          <w:t>1.1.1.3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Trust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_Toc67062736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5</w:t>
        </w:r>
        <w:r w:rsidR="00AA57FE">
          <w:rPr>
            <w:noProof/>
            <w:webHidden/>
          </w:rPr>
          <w:fldChar w:fldCharType="end"/>
        </w:r>
      </w:hyperlink>
    </w:p>
    <w:p w14:paraId="19531BAD" w14:textId="17E8C9A2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7" w:history="1">
        <w:r w:rsidR="00AA57FE" w:rsidRPr="00504D3E">
          <w:rPr>
            <w:rStyle w:val="Hyperlink"/>
            <w:noProof/>
          </w:rPr>
          <w:t>1.1.1.4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Joint Ownership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_Toc67062737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5</w:t>
        </w:r>
        <w:r w:rsidR="00AA57FE">
          <w:rPr>
            <w:noProof/>
            <w:webHidden/>
          </w:rPr>
          <w:fldChar w:fldCharType="end"/>
        </w:r>
      </w:hyperlink>
    </w:p>
    <w:p w14:paraId="245974B8" w14:textId="29B8E785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8" w:history="1">
        <w:r w:rsidR="00AA57FE" w:rsidRPr="00504D3E">
          <w:rPr>
            <w:rStyle w:val="Hyperlink"/>
            <w:noProof/>
          </w:rPr>
          <w:t>1.1.1.5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Group Customer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_Toc67062738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5</w:t>
        </w:r>
        <w:r w:rsidR="00AA57FE">
          <w:rPr>
            <w:noProof/>
            <w:webHidden/>
          </w:rPr>
          <w:fldChar w:fldCharType="end"/>
        </w:r>
      </w:hyperlink>
    </w:p>
    <w:p w14:paraId="16DF8B84" w14:textId="1B57EDA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39" w:history="1">
        <w:r w:rsidR="00AA57FE" w:rsidRPr="00504D3E">
          <w:rPr>
            <w:rStyle w:val="Hyperlink"/>
            <w:noProof/>
          </w:rPr>
          <w:t>1.1.1.6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Deceased Estate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_Toc67062739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6</w:t>
        </w:r>
        <w:r w:rsidR="00AA57FE">
          <w:rPr>
            <w:noProof/>
            <w:webHidden/>
          </w:rPr>
          <w:fldChar w:fldCharType="end"/>
        </w:r>
      </w:hyperlink>
    </w:p>
    <w:p w14:paraId="18F8042C" w14:textId="674CCD9E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0" w:history="1">
        <w:r w:rsidR="00AA57FE" w:rsidRPr="00504D3E">
          <w:rPr>
            <w:rStyle w:val="Hyperlink"/>
            <w:noProof/>
          </w:rPr>
          <w:t>1.1.1.7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Insolvency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_Toc67062740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7</w:t>
        </w:r>
        <w:r w:rsidR="00AA57FE">
          <w:rPr>
            <w:noProof/>
            <w:webHidden/>
          </w:rPr>
          <w:fldChar w:fldCharType="end"/>
        </w:r>
      </w:hyperlink>
    </w:p>
    <w:p w14:paraId="7DC4CED1" w14:textId="4A1E556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1" w:history="1">
        <w:r w:rsidR="00AA57FE" w:rsidRPr="00504D3E">
          <w:rPr>
            <w:rStyle w:val="Hyperlink"/>
            <w:noProof/>
          </w:rPr>
          <w:t>1.1.1.8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History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_Toc67062741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7</w:t>
        </w:r>
        <w:r w:rsidR="00AA57FE">
          <w:rPr>
            <w:noProof/>
            <w:webHidden/>
          </w:rPr>
          <w:fldChar w:fldCharType="end"/>
        </w:r>
      </w:hyperlink>
    </w:p>
    <w:p w14:paraId="023F2908" w14:textId="309A954B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2" w:history="1">
        <w:r w:rsidR="00AA57FE" w:rsidRPr="00504D3E">
          <w:rPr>
            <w:rStyle w:val="Hyperlink"/>
            <w:noProof/>
          </w:rPr>
          <w:t>1.1.1.9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Single Customer View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_Toc67062742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8</w:t>
        </w:r>
        <w:r w:rsidR="00AA57FE">
          <w:rPr>
            <w:noProof/>
            <w:webHidden/>
          </w:rPr>
          <w:fldChar w:fldCharType="end"/>
        </w:r>
      </w:hyperlink>
    </w:p>
    <w:p w14:paraId="4C15CA2F" w14:textId="4330BCDB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3" w:history="1">
        <w:r w:rsidR="00AA57FE" w:rsidRPr="00504D3E">
          <w:rPr>
            <w:rStyle w:val="Hyperlink"/>
            <w:noProof/>
          </w:rPr>
          <w:t>1.1.2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Communication Methods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_Toc67062743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9</w:t>
        </w:r>
        <w:r w:rsidR="00AA57FE">
          <w:rPr>
            <w:noProof/>
            <w:webHidden/>
          </w:rPr>
          <w:fldChar w:fldCharType="end"/>
        </w:r>
      </w:hyperlink>
    </w:p>
    <w:p w14:paraId="7AFA4257" w14:textId="11E12B3C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4" w:history="1">
        <w:r w:rsidR="00AA57FE" w:rsidRPr="00504D3E">
          <w:rPr>
            <w:rStyle w:val="Hyperlink"/>
            <w:noProof/>
          </w:rPr>
          <w:t>1.1.2.1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Address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_Toc67062744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10</w:t>
        </w:r>
        <w:r w:rsidR="00AA57FE">
          <w:rPr>
            <w:noProof/>
            <w:webHidden/>
          </w:rPr>
          <w:fldChar w:fldCharType="end"/>
        </w:r>
      </w:hyperlink>
    </w:p>
    <w:p w14:paraId="6DD00F92" w14:textId="44F527DF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5" w:history="1">
        <w:r w:rsidR="00AA57FE" w:rsidRPr="00504D3E">
          <w:rPr>
            <w:rStyle w:val="Hyperlink"/>
            <w:noProof/>
          </w:rPr>
          <w:t>1.1.2.2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Return to Sender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_Toc67062745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10</w:t>
        </w:r>
        <w:r w:rsidR="00AA57FE">
          <w:rPr>
            <w:noProof/>
            <w:webHidden/>
          </w:rPr>
          <w:fldChar w:fldCharType="end"/>
        </w:r>
      </w:hyperlink>
    </w:p>
    <w:p w14:paraId="61F23991" w14:textId="4195B2E7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6" w:history="1">
        <w:r w:rsidR="00AA57FE" w:rsidRPr="00504D3E">
          <w:rPr>
            <w:rStyle w:val="Hyperlink"/>
            <w:noProof/>
          </w:rPr>
          <w:t>1.1.2.3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Contact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_Toc67062746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10</w:t>
        </w:r>
        <w:r w:rsidR="00AA57FE">
          <w:rPr>
            <w:noProof/>
            <w:webHidden/>
          </w:rPr>
          <w:fldChar w:fldCharType="end"/>
        </w:r>
      </w:hyperlink>
    </w:p>
    <w:p w14:paraId="24974E50" w14:textId="705F4212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7" w:history="1">
        <w:r w:rsidR="00AA57FE" w:rsidRPr="00504D3E">
          <w:rPr>
            <w:rStyle w:val="Hyperlink"/>
            <w:noProof/>
          </w:rPr>
          <w:t>1.1.2.4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Communications Preference and Permissions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_Toc67062747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11</w:t>
        </w:r>
        <w:r w:rsidR="00AA57FE">
          <w:rPr>
            <w:noProof/>
            <w:webHidden/>
          </w:rPr>
          <w:fldChar w:fldCharType="end"/>
        </w:r>
      </w:hyperlink>
    </w:p>
    <w:p w14:paraId="5BA41659" w14:textId="0CC457D9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8" w:history="1">
        <w:r w:rsidR="00AA57FE" w:rsidRPr="00504D3E">
          <w:rPr>
            <w:rStyle w:val="Hyperlink"/>
            <w:noProof/>
          </w:rPr>
          <w:t>1.1.3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Duplicate Customer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_Toc67062748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11</w:t>
        </w:r>
        <w:r w:rsidR="00AA57FE">
          <w:rPr>
            <w:noProof/>
            <w:webHidden/>
          </w:rPr>
          <w:fldChar w:fldCharType="end"/>
        </w:r>
      </w:hyperlink>
    </w:p>
    <w:p w14:paraId="40FA3284" w14:textId="77A592B8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49" w:history="1">
        <w:r w:rsidR="00AA57FE" w:rsidRPr="00504D3E">
          <w:rPr>
            <w:rStyle w:val="Hyperlink"/>
            <w:noProof/>
          </w:rPr>
          <w:t>1.1.3.1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Duplicate Customer Identification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_Toc67062749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12</w:t>
        </w:r>
        <w:r w:rsidR="00AA57FE">
          <w:rPr>
            <w:noProof/>
            <w:webHidden/>
          </w:rPr>
          <w:fldChar w:fldCharType="end"/>
        </w:r>
      </w:hyperlink>
    </w:p>
    <w:p w14:paraId="5970D827" w14:textId="03C247F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0" w:history="1">
        <w:r w:rsidR="00AA57FE" w:rsidRPr="00504D3E">
          <w:rPr>
            <w:rStyle w:val="Hyperlink"/>
            <w:noProof/>
          </w:rPr>
          <w:t>1.1.3.2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Invalid Duplicate Consolidation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_Toc67062750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12</w:t>
        </w:r>
        <w:r w:rsidR="00AA57FE">
          <w:rPr>
            <w:noProof/>
            <w:webHidden/>
          </w:rPr>
          <w:fldChar w:fldCharType="end"/>
        </w:r>
      </w:hyperlink>
    </w:p>
    <w:p w14:paraId="59214714" w14:textId="1A66B284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1" w:history="1">
        <w:r w:rsidR="00AA57FE" w:rsidRPr="00504D3E">
          <w:rPr>
            <w:rStyle w:val="Hyperlink"/>
            <w:noProof/>
          </w:rPr>
          <w:t>1.1.3.3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Matching Rules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_Toc67062751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12</w:t>
        </w:r>
        <w:r w:rsidR="00AA57FE">
          <w:rPr>
            <w:noProof/>
            <w:webHidden/>
          </w:rPr>
          <w:fldChar w:fldCharType="end"/>
        </w:r>
      </w:hyperlink>
    </w:p>
    <w:p w14:paraId="6CB0AE38" w14:textId="6E61AEC6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2" w:history="1">
        <w:r w:rsidR="00AA57FE" w:rsidRPr="00504D3E">
          <w:rPr>
            <w:rStyle w:val="Hyperlink"/>
            <w:noProof/>
          </w:rPr>
          <w:t>1.1.4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Roles and Relationships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_Toc67062752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13</w:t>
        </w:r>
        <w:r w:rsidR="00AA57FE">
          <w:rPr>
            <w:noProof/>
            <w:webHidden/>
          </w:rPr>
          <w:fldChar w:fldCharType="end"/>
        </w:r>
      </w:hyperlink>
    </w:p>
    <w:p w14:paraId="51188005" w14:textId="674A165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3" w:history="1">
        <w:r w:rsidR="00AA57FE" w:rsidRPr="00504D3E">
          <w:rPr>
            <w:rStyle w:val="Hyperlink"/>
            <w:noProof/>
          </w:rPr>
          <w:t>1.1.4.1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Roles Maintenance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_Toc67062753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13</w:t>
        </w:r>
        <w:r w:rsidR="00AA57FE">
          <w:rPr>
            <w:noProof/>
            <w:webHidden/>
          </w:rPr>
          <w:fldChar w:fldCharType="end"/>
        </w:r>
      </w:hyperlink>
    </w:p>
    <w:p w14:paraId="33F42C63" w14:textId="6E92D6AB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4" w:history="1">
        <w:r w:rsidR="00AA57FE" w:rsidRPr="00504D3E">
          <w:rPr>
            <w:rStyle w:val="Hyperlink"/>
            <w:noProof/>
          </w:rPr>
          <w:t>1.1.4.2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Common Customer Roles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_Toc67062754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13</w:t>
        </w:r>
        <w:r w:rsidR="00AA57FE">
          <w:rPr>
            <w:noProof/>
            <w:webHidden/>
          </w:rPr>
          <w:fldChar w:fldCharType="end"/>
        </w:r>
      </w:hyperlink>
    </w:p>
    <w:p w14:paraId="3957B35F" w14:textId="0FD26228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5" w:history="1">
        <w:r w:rsidR="00AA57FE" w:rsidRPr="00504D3E">
          <w:rPr>
            <w:rStyle w:val="Hyperlink"/>
            <w:noProof/>
          </w:rPr>
          <w:t>1.1.4.3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Revenue Line Based Customer Roles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_Toc67062755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14</w:t>
        </w:r>
        <w:r w:rsidR="00AA57FE">
          <w:rPr>
            <w:noProof/>
            <w:webHidden/>
          </w:rPr>
          <w:fldChar w:fldCharType="end"/>
        </w:r>
      </w:hyperlink>
    </w:p>
    <w:p w14:paraId="74892271" w14:textId="22C77B1A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6" w:history="1">
        <w:r w:rsidR="00AA57FE" w:rsidRPr="00504D3E">
          <w:rPr>
            <w:rStyle w:val="Hyperlink"/>
            <w:noProof/>
          </w:rPr>
          <w:t>1.1.4.4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Cross Referencing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_Toc67062756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14</w:t>
        </w:r>
        <w:r w:rsidR="00AA57FE">
          <w:rPr>
            <w:noProof/>
            <w:webHidden/>
          </w:rPr>
          <w:fldChar w:fldCharType="end"/>
        </w:r>
      </w:hyperlink>
    </w:p>
    <w:p w14:paraId="4BFB4E93" w14:textId="12913C2C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7" w:history="1">
        <w:r w:rsidR="00AA57FE" w:rsidRPr="00504D3E">
          <w:rPr>
            <w:rStyle w:val="Hyperlink"/>
            <w:noProof/>
          </w:rPr>
          <w:t>1.1.4.5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Revenue Line Registrations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_Toc67062757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14</w:t>
        </w:r>
        <w:r w:rsidR="00AA57FE">
          <w:rPr>
            <w:noProof/>
            <w:webHidden/>
          </w:rPr>
          <w:fldChar w:fldCharType="end"/>
        </w:r>
      </w:hyperlink>
    </w:p>
    <w:p w14:paraId="03022B42" w14:textId="387351FE" w:rsidR="00AA57FE" w:rsidRDefault="00F14CA4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8" w:history="1">
        <w:r w:rsidR="00AA57FE" w:rsidRPr="00504D3E">
          <w:rPr>
            <w:rStyle w:val="Hyperlink"/>
            <w:noProof/>
          </w:rPr>
          <w:t>1.2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Engagement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_Toc67062758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15</w:t>
        </w:r>
        <w:r w:rsidR="00AA57FE">
          <w:rPr>
            <w:noProof/>
            <w:webHidden/>
          </w:rPr>
          <w:fldChar w:fldCharType="end"/>
        </w:r>
      </w:hyperlink>
    </w:p>
    <w:p w14:paraId="05422BE4" w14:textId="1DC061F0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59" w:history="1">
        <w:r w:rsidR="00AA57FE" w:rsidRPr="00504D3E">
          <w:rPr>
            <w:rStyle w:val="Hyperlink"/>
            <w:noProof/>
          </w:rPr>
          <w:t>1.2.1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Inbound Customer Contact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_Toc67062759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15</w:t>
        </w:r>
        <w:r w:rsidR="00AA57FE">
          <w:rPr>
            <w:noProof/>
            <w:webHidden/>
          </w:rPr>
          <w:fldChar w:fldCharType="end"/>
        </w:r>
      </w:hyperlink>
    </w:p>
    <w:p w14:paraId="569A840C" w14:textId="61D7B29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0" w:history="1">
        <w:r w:rsidR="00AA57FE" w:rsidRPr="00504D3E">
          <w:rPr>
            <w:rStyle w:val="Hyperlink"/>
            <w:noProof/>
          </w:rPr>
          <w:t>1.2.1.1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Enquiries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_Toc67062760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15</w:t>
        </w:r>
        <w:r w:rsidR="00AA57FE">
          <w:rPr>
            <w:noProof/>
            <w:webHidden/>
          </w:rPr>
          <w:fldChar w:fldCharType="end"/>
        </w:r>
      </w:hyperlink>
    </w:p>
    <w:p w14:paraId="00C8B65E" w14:textId="687BA1F8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1" w:history="1">
        <w:r w:rsidR="00AA57FE" w:rsidRPr="00504D3E">
          <w:rPr>
            <w:rStyle w:val="Hyperlink"/>
            <w:noProof/>
          </w:rPr>
          <w:t>1.2.1.2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Applications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_Toc67062761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16</w:t>
        </w:r>
        <w:r w:rsidR="00AA57FE">
          <w:rPr>
            <w:noProof/>
            <w:webHidden/>
          </w:rPr>
          <w:fldChar w:fldCharType="end"/>
        </w:r>
      </w:hyperlink>
    </w:p>
    <w:p w14:paraId="2F08DB90" w14:textId="5EE6D8B7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2" w:history="1">
        <w:r w:rsidR="00AA57FE" w:rsidRPr="00504D3E">
          <w:rPr>
            <w:rStyle w:val="Hyperlink"/>
            <w:noProof/>
          </w:rPr>
          <w:t>1.2.1.3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Inbound Call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_Toc67062762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16</w:t>
        </w:r>
        <w:r w:rsidR="00AA57FE">
          <w:rPr>
            <w:noProof/>
            <w:webHidden/>
          </w:rPr>
          <w:fldChar w:fldCharType="end"/>
        </w:r>
      </w:hyperlink>
    </w:p>
    <w:p w14:paraId="01DBEBA0" w14:textId="417685C1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3" w:history="1">
        <w:r w:rsidR="00AA57FE" w:rsidRPr="00504D3E">
          <w:rPr>
            <w:rStyle w:val="Hyperlink"/>
            <w:noProof/>
          </w:rPr>
          <w:t>1.2.1.4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Inbound Post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_Toc67062763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17</w:t>
        </w:r>
        <w:r w:rsidR="00AA57FE">
          <w:rPr>
            <w:noProof/>
            <w:webHidden/>
          </w:rPr>
          <w:fldChar w:fldCharType="end"/>
        </w:r>
      </w:hyperlink>
    </w:p>
    <w:p w14:paraId="6CEAFC9A" w14:textId="4F088C90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4" w:history="1">
        <w:r w:rsidR="00AA57FE" w:rsidRPr="00504D3E">
          <w:rPr>
            <w:rStyle w:val="Hyperlink"/>
            <w:noProof/>
          </w:rPr>
          <w:t>1.2.1.5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Inbound Fax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_Toc67062764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17</w:t>
        </w:r>
        <w:r w:rsidR="00AA57FE">
          <w:rPr>
            <w:noProof/>
            <w:webHidden/>
          </w:rPr>
          <w:fldChar w:fldCharType="end"/>
        </w:r>
      </w:hyperlink>
    </w:p>
    <w:p w14:paraId="0DE98D3C" w14:textId="03E333CC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5" w:history="1">
        <w:r w:rsidR="00AA57FE" w:rsidRPr="00504D3E">
          <w:rPr>
            <w:rStyle w:val="Hyperlink"/>
            <w:noProof/>
          </w:rPr>
          <w:t>1.2.1.6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Inbound Online Contact Us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_Toc67062765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17</w:t>
        </w:r>
        <w:r w:rsidR="00AA57FE">
          <w:rPr>
            <w:noProof/>
            <w:webHidden/>
          </w:rPr>
          <w:fldChar w:fldCharType="end"/>
        </w:r>
      </w:hyperlink>
    </w:p>
    <w:p w14:paraId="53DBEB2C" w14:textId="66C28289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6" w:history="1">
        <w:r w:rsidR="00AA57FE" w:rsidRPr="00504D3E">
          <w:rPr>
            <w:rStyle w:val="Hyperlink"/>
            <w:noProof/>
          </w:rPr>
          <w:t>1.2.2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Outbound Customer Contact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_Toc67062766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18</w:t>
        </w:r>
        <w:r w:rsidR="00AA57FE">
          <w:rPr>
            <w:noProof/>
            <w:webHidden/>
          </w:rPr>
          <w:fldChar w:fldCharType="end"/>
        </w:r>
      </w:hyperlink>
    </w:p>
    <w:p w14:paraId="36D9CF8D" w14:textId="0E474381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7" w:history="1">
        <w:r w:rsidR="00AA57FE" w:rsidRPr="00504D3E">
          <w:rPr>
            <w:rStyle w:val="Hyperlink"/>
            <w:noProof/>
          </w:rPr>
          <w:t>1.2.2.1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Document Generation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_Toc67062767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18</w:t>
        </w:r>
        <w:r w:rsidR="00AA57FE">
          <w:rPr>
            <w:noProof/>
            <w:webHidden/>
          </w:rPr>
          <w:fldChar w:fldCharType="end"/>
        </w:r>
      </w:hyperlink>
    </w:p>
    <w:p w14:paraId="5CFC2285" w14:textId="6CBED0F7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8" w:history="1">
        <w:r w:rsidR="00AA57FE" w:rsidRPr="00504D3E">
          <w:rPr>
            <w:rStyle w:val="Hyperlink"/>
            <w:noProof/>
          </w:rPr>
          <w:t>1.2.2.2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Hardcopy Corro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_Toc67062768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19</w:t>
        </w:r>
        <w:r w:rsidR="00AA57FE">
          <w:rPr>
            <w:noProof/>
            <w:webHidden/>
          </w:rPr>
          <w:fldChar w:fldCharType="end"/>
        </w:r>
      </w:hyperlink>
    </w:p>
    <w:p w14:paraId="4FC54166" w14:textId="4B915D06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69" w:history="1">
        <w:r w:rsidR="00AA57FE" w:rsidRPr="00504D3E">
          <w:rPr>
            <w:rStyle w:val="Hyperlink"/>
            <w:noProof/>
          </w:rPr>
          <w:t>1.2.2.3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Email Corro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_Toc67062769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19</w:t>
        </w:r>
        <w:r w:rsidR="00AA57FE">
          <w:rPr>
            <w:noProof/>
            <w:webHidden/>
          </w:rPr>
          <w:fldChar w:fldCharType="end"/>
        </w:r>
      </w:hyperlink>
    </w:p>
    <w:p w14:paraId="5D6AD446" w14:textId="41F1DBD9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0" w:history="1">
        <w:r w:rsidR="00AA57FE" w:rsidRPr="00504D3E">
          <w:rPr>
            <w:rStyle w:val="Hyperlink"/>
            <w:noProof/>
          </w:rPr>
          <w:t>1.2.2.4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Outbound Call Management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_Toc67062770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20</w:t>
        </w:r>
        <w:r w:rsidR="00AA57FE">
          <w:rPr>
            <w:noProof/>
            <w:webHidden/>
          </w:rPr>
          <w:fldChar w:fldCharType="end"/>
        </w:r>
      </w:hyperlink>
    </w:p>
    <w:p w14:paraId="665E62AF" w14:textId="404DD8EE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1" w:history="1">
        <w:r w:rsidR="00AA57FE" w:rsidRPr="00504D3E">
          <w:rPr>
            <w:rStyle w:val="Hyperlink"/>
            <w:noProof/>
          </w:rPr>
          <w:t>1.2.3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Contact &amp; Correspondence Storage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_Toc67062771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20</w:t>
        </w:r>
        <w:r w:rsidR="00AA57FE">
          <w:rPr>
            <w:noProof/>
            <w:webHidden/>
          </w:rPr>
          <w:fldChar w:fldCharType="end"/>
        </w:r>
      </w:hyperlink>
    </w:p>
    <w:p w14:paraId="4DFCCAEF" w14:textId="28081BAF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2" w:history="1">
        <w:r w:rsidR="00AA57FE" w:rsidRPr="00504D3E">
          <w:rPr>
            <w:rStyle w:val="Hyperlink"/>
            <w:noProof/>
          </w:rPr>
          <w:t>1.2.3.1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Corro Repository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_Toc67062772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20</w:t>
        </w:r>
        <w:r w:rsidR="00AA57FE">
          <w:rPr>
            <w:noProof/>
            <w:webHidden/>
          </w:rPr>
          <w:fldChar w:fldCharType="end"/>
        </w:r>
      </w:hyperlink>
    </w:p>
    <w:p w14:paraId="76021A39" w14:textId="2CC6902B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3" w:history="1">
        <w:r w:rsidR="00AA57FE" w:rsidRPr="00504D3E">
          <w:rPr>
            <w:rStyle w:val="Hyperlink"/>
            <w:noProof/>
          </w:rPr>
          <w:t>1.2.3.2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Corro Archival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_Toc67062773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21</w:t>
        </w:r>
        <w:r w:rsidR="00AA57FE">
          <w:rPr>
            <w:noProof/>
            <w:webHidden/>
          </w:rPr>
          <w:fldChar w:fldCharType="end"/>
        </w:r>
      </w:hyperlink>
    </w:p>
    <w:p w14:paraId="49B4F005" w14:textId="0A1D7380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4" w:history="1">
        <w:r w:rsidR="00AA57FE" w:rsidRPr="00504D3E">
          <w:rPr>
            <w:rStyle w:val="Hyperlink"/>
            <w:noProof/>
          </w:rPr>
          <w:t>1.2.3.3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Call Records &amp; Recordings Repository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_Toc67062774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21</w:t>
        </w:r>
        <w:r w:rsidR="00AA57FE">
          <w:rPr>
            <w:noProof/>
            <w:webHidden/>
          </w:rPr>
          <w:fldChar w:fldCharType="end"/>
        </w:r>
      </w:hyperlink>
    </w:p>
    <w:p w14:paraId="3D68DEA3" w14:textId="7CB4808B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5" w:history="1">
        <w:r w:rsidR="00AA57FE" w:rsidRPr="00504D3E">
          <w:rPr>
            <w:rStyle w:val="Hyperlink"/>
            <w:noProof/>
          </w:rPr>
          <w:t>1.2.4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Communication Channels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_Toc67062775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21</w:t>
        </w:r>
        <w:r w:rsidR="00AA57FE">
          <w:rPr>
            <w:noProof/>
            <w:webHidden/>
          </w:rPr>
          <w:fldChar w:fldCharType="end"/>
        </w:r>
      </w:hyperlink>
    </w:p>
    <w:p w14:paraId="7B31DF7D" w14:textId="08F9A924" w:rsidR="00AA57FE" w:rsidRDefault="00F14CA4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6" w:history="1">
        <w:r w:rsidR="00AA57FE" w:rsidRPr="00504D3E">
          <w:rPr>
            <w:rStyle w:val="Hyperlink"/>
            <w:noProof/>
          </w:rPr>
          <w:t>1.2.5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Access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_Toc67062776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23</w:t>
        </w:r>
        <w:r w:rsidR="00AA57FE">
          <w:rPr>
            <w:noProof/>
            <w:webHidden/>
          </w:rPr>
          <w:fldChar w:fldCharType="end"/>
        </w:r>
      </w:hyperlink>
    </w:p>
    <w:p w14:paraId="4357BB2A" w14:textId="7774D243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7" w:history="1">
        <w:r w:rsidR="00AA57FE" w:rsidRPr="00504D3E">
          <w:rPr>
            <w:rStyle w:val="Hyperlink"/>
            <w:noProof/>
          </w:rPr>
          <w:t>1.2.5.1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Verification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_Toc67062777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23</w:t>
        </w:r>
        <w:r w:rsidR="00AA57FE">
          <w:rPr>
            <w:noProof/>
            <w:webHidden/>
          </w:rPr>
          <w:fldChar w:fldCharType="end"/>
        </w:r>
      </w:hyperlink>
    </w:p>
    <w:p w14:paraId="17B424BC" w14:textId="6B226912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8" w:history="1">
        <w:r w:rsidR="00AA57FE" w:rsidRPr="00504D3E">
          <w:rPr>
            <w:rStyle w:val="Hyperlink"/>
            <w:noProof/>
          </w:rPr>
          <w:t>1.2.5.2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Customer Access Permissions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_Toc67062778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23</w:t>
        </w:r>
        <w:r w:rsidR="00AA57FE">
          <w:rPr>
            <w:noProof/>
            <w:webHidden/>
          </w:rPr>
          <w:fldChar w:fldCharType="end"/>
        </w:r>
      </w:hyperlink>
    </w:p>
    <w:p w14:paraId="74F1F80A" w14:textId="4FD06BAD" w:rsidR="00AA57FE" w:rsidRDefault="00F14CA4">
      <w:pPr>
        <w:pStyle w:val="TOC4"/>
        <w:tabs>
          <w:tab w:val="left" w:pos="154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67062779" w:history="1">
        <w:r w:rsidR="00AA57FE" w:rsidRPr="00504D3E">
          <w:rPr>
            <w:rStyle w:val="Hyperlink"/>
            <w:noProof/>
          </w:rPr>
          <w:t>1.2.5.3</w:t>
        </w:r>
        <w:r w:rsidR="00AA57FE">
          <w:rPr>
            <w:rFonts w:eastAsiaTheme="minorEastAsia"/>
            <w:noProof/>
            <w:lang w:eastAsia="en-AU"/>
          </w:rPr>
          <w:tab/>
        </w:r>
        <w:r w:rsidR="00AA57FE" w:rsidRPr="00504D3E">
          <w:rPr>
            <w:rStyle w:val="Hyperlink"/>
            <w:noProof/>
          </w:rPr>
          <w:t>One-Stop Customer Portal</w:t>
        </w:r>
        <w:r w:rsidR="00AA57FE">
          <w:rPr>
            <w:noProof/>
            <w:webHidden/>
          </w:rPr>
          <w:tab/>
        </w:r>
        <w:r w:rsidR="00AA57FE">
          <w:rPr>
            <w:noProof/>
            <w:webHidden/>
          </w:rPr>
          <w:fldChar w:fldCharType="begin"/>
        </w:r>
        <w:r w:rsidR="00AA57FE">
          <w:rPr>
            <w:noProof/>
            <w:webHidden/>
          </w:rPr>
          <w:instrText xml:space="preserve"> PAGEREF _Toc67062779 \h </w:instrText>
        </w:r>
        <w:r w:rsidR="00AA57FE">
          <w:rPr>
            <w:noProof/>
            <w:webHidden/>
          </w:rPr>
        </w:r>
        <w:r w:rsidR="00AA57FE">
          <w:rPr>
            <w:noProof/>
            <w:webHidden/>
          </w:rPr>
          <w:fldChar w:fldCharType="separate"/>
        </w:r>
        <w:r w:rsidR="00AA57FE">
          <w:rPr>
            <w:noProof/>
            <w:webHidden/>
          </w:rPr>
          <w:t>24</w:t>
        </w:r>
        <w:r w:rsidR="00AA57FE">
          <w:rPr>
            <w:noProof/>
            <w:webHidden/>
          </w:rPr>
          <w:fldChar w:fldCharType="end"/>
        </w:r>
      </w:hyperlink>
    </w:p>
    <w:p w14:paraId="72E02388" w14:textId="72C45290" w:rsidR="00D65087" w:rsidRDefault="00AA57FE" w:rsidP="00AA57FE">
      <w:r>
        <w:fldChar w:fldCharType="end"/>
      </w:r>
    </w:p>
    <w:p w14:paraId="70A04F3A" w14:textId="77777777" w:rsidR="00D65087" w:rsidRDefault="00D65087">
      <w:r>
        <w:br w:type="page"/>
      </w:r>
    </w:p>
    <w:p w14:paraId="1CA96B16" w14:textId="77777777" w:rsidR="0005780D" w:rsidRDefault="0005780D" w:rsidP="00C551DC">
      <w:pPr>
        <w:pStyle w:val="Heading1"/>
        <w:numPr>
          <w:ilvl w:val="0"/>
          <w:numId w:val="6"/>
        </w:numPr>
      </w:pPr>
      <w:bookmarkStart w:id="8" w:name="_Toc67062731"/>
      <w:r>
        <w:lastRenderedPageBreak/>
        <w:t>Customer Management</w:t>
      </w:r>
      <w:bookmarkEnd w:id="8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05780D" w14:paraId="614CA01C" w14:textId="77777777" w:rsidTr="00CD2DD7">
        <w:tc>
          <w:tcPr>
            <w:tcW w:w="1809" w:type="dxa"/>
          </w:tcPr>
          <w:p w14:paraId="2A7DDA80" w14:textId="77777777" w:rsidR="0005780D" w:rsidRDefault="0005780D" w:rsidP="00CD2DD7">
            <w:r>
              <w:t>What</w:t>
            </w:r>
          </w:p>
        </w:tc>
        <w:tc>
          <w:tcPr>
            <w:tcW w:w="7433" w:type="dxa"/>
          </w:tcPr>
          <w:p w14:paraId="39341A1F" w14:textId="77777777" w:rsidR="0005780D" w:rsidRDefault="0005780D" w:rsidP="00CD2DD7">
            <w:r>
              <w:t>Customer Management maintains a current and historical record of SRO Customers, their roles and relationships across different revenue lines and their interaction with SRO.  This encompasses:</w:t>
            </w:r>
          </w:p>
          <w:p w14:paraId="1EDAE4E4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Information Management</w:t>
            </w:r>
          </w:p>
          <w:p w14:paraId="4E8BB932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Communication Management</w:t>
            </w:r>
          </w:p>
        </w:tc>
      </w:tr>
      <w:tr w:rsidR="0005780D" w14:paraId="62D84CE1" w14:textId="77777777" w:rsidTr="00CD2DD7">
        <w:tc>
          <w:tcPr>
            <w:tcW w:w="1809" w:type="dxa"/>
          </w:tcPr>
          <w:p w14:paraId="53A7300E" w14:textId="77777777" w:rsidR="0005780D" w:rsidRDefault="0005780D" w:rsidP="00CD2DD7">
            <w:r>
              <w:t>Why</w:t>
            </w:r>
          </w:p>
        </w:tc>
        <w:tc>
          <w:tcPr>
            <w:tcW w:w="7433" w:type="dxa"/>
          </w:tcPr>
          <w:p w14:paraId="4FEB79C7" w14:textId="77777777" w:rsidR="0005780D" w:rsidRDefault="0005780D" w:rsidP="00CD2DD7">
            <w:r>
              <w:t>Customer Management enables SRO to:</w:t>
            </w:r>
          </w:p>
          <w:p w14:paraId="17ABA854" w14:textId="27FB89A6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 w:rsidRPr="00FF1D14">
              <w:t>Mainta</w:t>
            </w:r>
            <w:r>
              <w:t xml:space="preserve">in a customer record for each person or entity that is of interest to SRO for tax administration and compliance purposes, including </w:t>
            </w:r>
            <w:r w:rsidR="00BF33E4">
              <w:t xml:space="preserve">they have </w:t>
            </w:r>
            <w:r>
              <w:t>multiple roles/relationships across revenue lines</w:t>
            </w:r>
            <w:r w:rsidR="002A5F93">
              <w:t>*</w:t>
            </w:r>
          </w:p>
          <w:p w14:paraId="2F655A9C" w14:textId="4228D153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Manage customer communications</w:t>
            </w:r>
            <w:r w:rsidR="00BF33E4">
              <w:t xml:space="preserve"> and correspondence</w:t>
            </w:r>
          </w:p>
          <w:p w14:paraId="5E51E012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Manage customer access and privacy of information</w:t>
            </w:r>
          </w:p>
          <w:p w14:paraId="060E04BC" w14:textId="77777777" w:rsidR="002A5F93" w:rsidRPr="00FF1D14" w:rsidRDefault="002A5F93" w:rsidP="001D378D">
            <w:r>
              <w:t xml:space="preserve">* It is important to note that the SRO Customer encompasses a broad range of </w:t>
            </w:r>
            <w:r w:rsidR="001D378D">
              <w:t>Customer Types that can play an even wider range of Roles, both specific to certain revenue lines or ‘common’ to all.</w:t>
            </w:r>
          </w:p>
        </w:tc>
      </w:tr>
      <w:tr w:rsidR="0005780D" w14:paraId="734AECC2" w14:textId="77777777" w:rsidTr="00CD2DD7">
        <w:tc>
          <w:tcPr>
            <w:tcW w:w="1809" w:type="dxa"/>
          </w:tcPr>
          <w:p w14:paraId="1F0A3080" w14:textId="77777777" w:rsidR="0005780D" w:rsidRDefault="0005780D" w:rsidP="00CD2DD7">
            <w:r>
              <w:t>Who</w:t>
            </w:r>
          </w:p>
        </w:tc>
        <w:tc>
          <w:tcPr>
            <w:tcW w:w="7433" w:type="dxa"/>
          </w:tcPr>
          <w:p w14:paraId="64F37364" w14:textId="77777777" w:rsidR="0005780D" w:rsidRDefault="0005780D" w:rsidP="00CD2DD7">
            <w:r>
              <w:t>SRO:</w:t>
            </w:r>
          </w:p>
          <w:p w14:paraId="6A9EBBCF" w14:textId="777777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>
              <w:t>Operations</w:t>
            </w:r>
          </w:p>
          <w:p w14:paraId="6697F766" w14:textId="777777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>
              <w:t>FIM</w:t>
            </w:r>
          </w:p>
          <w:p w14:paraId="6EFADFEA" w14:textId="777777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>
              <w:t>Compliance</w:t>
            </w:r>
          </w:p>
          <w:p w14:paraId="296D0860" w14:textId="77777777" w:rsidR="0005780D" w:rsidRDefault="0005780D" w:rsidP="00CD2DD7">
            <w:r>
              <w:t>External:</w:t>
            </w:r>
          </w:p>
          <w:p w14:paraId="56E701CC" w14:textId="777777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>
              <w:t>Land Use Victoria</w:t>
            </w:r>
          </w:p>
          <w:p w14:paraId="773CCE6A" w14:textId="32F339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>
              <w:t>VicRoads</w:t>
            </w:r>
          </w:p>
          <w:p w14:paraId="37F05BAE" w14:textId="19E499C9" w:rsidR="00BF33E4" w:rsidRDefault="00BF33E4" w:rsidP="008A6408">
            <w:pPr>
              <w:pStyle w:val="ListParagraph"/>
              <w:numPr>
                <w:ilvl w:val="0"/>
                <w:numId w:val="3"/>
              </w:numPr>
            </w:pPr>
            <w:r>
              <w:t>PEXA?</w:t>
            </w:r>
          </w:p>
          <w:p w14:paraId="72C7BA81" w14:textId="77777777" w:rsidR="0005780D" w:rsidRDefault="0005780D" w:rsidP="008A6408">
            <w:pPr>
              <w:pStyle w:val="ListParagraph"/>
              <w:numPr>
                <w:ilvl w:val="0"/>
                <w:numId w:val="3"/>
              </w:numPr>
            </w:pPr>
            <w:r w:rsidRPr="00FF1D14">
              <w:rPr>
                <w:highlight w:val="yellow"/>
              </w:rPr>
              <w:t>OTHER EXTERNAL SOURCES OF CUSTOMER DATA???</w:t>
            </w:r>
          </w:p>
        </w:tc>
      </w:tr>
      <w:tr w:rsidR="0005780D" w14:paraId="431D201B" w14:textId="77777777" w:rsidTr="00CD2DD7">
        <w:tc>
          <w:tcPr>
            <w:tcW w:w="1809" w:type="dxa"/>
          </w:tcPr>
          <w:p w14:paraId="1C69BF19" w14:textId="77777777" w:rsidR="0005780D" w:rsidRDefault="0005780D" w:rsidP="00CD2DD7"/>
        </w:tc>
        <w:tc>
          <w:tcPr>
            <w:tcW w:w="7433" w:type="dxa"/>
          </w:tcPr>
          <w:p w14:paraId="1FD4D5DC" w14:textId="77777777" w:rsidR="0005780D" w:rsidRDefault="0005780D" w:rsidP="00CD2DD7"/>
        </w:tc>
      </w:tr>
    </w:tbl>
    <w:p w14:paraId="4F6574B7" w14:textId="77777777" w:rsidR="0005780D" w:rsidRDefault="0005780D" w:rsidP="0005780D"/>
    <w:p w14:paraId="023B6035" w14:textId="77777777" w:rsidR="0005780D" w:rsidRDefault="0005780D" w:rsidP="008A6408">
      <w:pPr>
        <w:pStyle w:val="Heading2"/>
        <w:numPr>
          <w:ilvl w:val="1"/>
          <w:numId w:val="11"/>
        </w:numPr>
      </w:pPr>
      <w:bookmarkStart w:id="9" w:name="_Toc67062732"/>
      <w:r>
        <w:t>Customer Information Management</w:t>
      </w:r>
      <w:bookmarkEnd w:id="9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05780D" w14:paraId="073D60CD" w14:textId="77777777" w:rsidTr="00CD2DD7">
        <w:tc>
          <w:tcPr>
            <w:tcW w:w="1809" w:type="dxa"/>
          </w:tcPr>
          <w:p w14:paraId="3AE68EEC" w14:textId="77777777" w:rsidR="0005780D" w:rsidRDefault="0005780D" w:rsidP="00CD2DD7">
            <w:r>
              <w:t>What</w:t>
            </w:r>
          </w:p>
        </w:tc>
        <w:tc>
          <w:tcPr>
            <w:tcW w:w="7433" w:type="dxa"/>
          </w:tcPr>
          <w:p w14:paraId="3A05BA05" w14:textId="71EC852A" w:rsidR="0005780D" w:rsidRDefault="0005780D" w:rsidP="00CD2DD7">
            <w:r>
              <w:t>Customer Information Management maintains a current and historical record of SRO Customers, their roles and relationships across different revenue lines.  This encompasses:</w:t>
            </w:r>
          </w:p>
          <w:p w14:paraId="08BE2AD6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Records</w:t>
            </w:r>
          </w:p>
          <w:p w14:paraId="027DFF21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Communication Methods</w:t>
            </w:r>
          </w:p>
          <w:p w14:paraId="36B14EFC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Duplicate Customer Management</w:t>
            </w:r>
          </w:p>
          <w:p w14:paraId="4B2FE3A7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Roles and Relationships</w:t>
            </w:r>
          </w:p>
        </w:tc>
      </w:tr>
      <w:tr w:rsidR="0005780D" w14:paraId="4E913B89" w14:textId="77777777" w:rsidTr="00CD2DD7">
        <w:tc>
          <w:tcPr>
            <w:tcW w:w="1809" w:type="dxa"/>
          </w:tcPr>
          <w:p w14:paraId="58B757DC" w14:textId="77777777" w:rsidR="0005780D" w:rsidRDefault="0005780D" w:rsidP="00CD2DD7">
            <w:r>
              <w:t>Why</w:t>
            </w:r>
          </w:p>
        </w:tc>
        <w:tc>
          <w:tcPr>
            <w:tcW w:w="7433" w:type="dxa"/>
          </w:tcPr>
          <w:p w14:paraId="0CB28664" w14:textId="77777777" w:rsidR="0005780D" w:rsidRDefault="0005780D" w:rsidP="00CD2DD7">
            <w:r>
              <w:t>Customer Information Management enable SRO to:</w:t>
            </w:r>
          </w:p>
          <w:p w14:paraId="37DA5A48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 w:rsidRPr="00FF1D14">
              <w:t>Mainta</w:t>
            </w:r>
            <w:r>
              <w:t>in a customer record for each person or entity that is of interest to SRO for tax administration purposes</w:t>
            </w:r>
          </w:p>
          <w:p w14:paraId="4EC65F96" w14:textId="0D66C4F5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 xml:space="preserve">Maintain relevant customer </w:t>
            </w:r>
            <w:r w:rsidR="00BF33E4">
              <w:t xml:space="preserve">contacts, </w:t>
            </w:r>
            <w:r>
              <w:t>addresses and mailing protocols which can be automatically applied at revenue line level</w:t>
            </w:r>
          </w:p>
          <w:p w14:paraId="2B4DD8C2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Prevent, detect and manage valid and invalid duplicates of customer records</w:t>
            </w:r>
          </w:p>
          <w:p w14:paraId="64814717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Maintain the various roles and relationships customers can have across multiple revenue lines</w:t>
            </w:r>
          </w:p>
        </w:tc>
      </w:tr>
      <w:tr w:rsidR="0005780D" w14:paraId="6EEBB1EA" w14:textId="77777777" w:rsidTr="00CD2DD7">
        <w:tc>
          <w:tcPr>
            <w:tcW w:w="1809" w:type="dxa"/>
          </w:tcPr>
          <w:p w14:paraId="34A5CC1D" w14:textId="77777777" w:rsidR="0005780D" w:rsidRDefault="0005780D" w:rsidP="00CD2DD7">
            <w:r>
              <w:t>Who</w:t>
            </w:r>
          </w:p>
        </w:tc>
        <w:tc>
          <w:tcPr>
            <w:tcW w:w="7433" w:type="dxa"/>
          </w:tcPr>
          <w:p w14:paraId="57944A1A" w14:textId="77777777" w:rsidR="0005780D" w:rsidRDefault="0005780D" w:rsidP="00CD2DD7">
            <w:r>
              <w:t>See Customer Management</w:t>
            </w:r>
          </w:p>
        </w:tc>
      </w:tr>
      <w:tr w:rsidR="0005780D" w14:paraId="4E20F70A" w14:textId="77777777" w:rsidTr="00CD2DD7">
        <w:tc>
          <w:tcPr>
            <w:tcW w:w="1809" w:type="dxa"/>
          </w:tcPr>
          <w:p w14:paraId="6315627B" w14:textId="77777777" w:rsidR="0005780D" w:rsidRDefault="0005780D" w:rsidP="00CD2DD7"/>
        </w:tc>
        <w:tc>
          <w:tcPr>
            <w:tcW w:w="7433" w:type="dxa"/>
          </w:tcPr>
          <w:p w14:paraId="466FE7EB" w14:textId="77777777" w:rsidR="0005780D" w:rsidRDefault="0005780D" w:rsidP="00CD2DD7"/>
        </w:tc>
      </w:tr>
    </w:tbl>
    <w:p w14:paraId="61B21E36" w14:textId="77777777" w:rsidR="0005780D" w:rsidRDefault="0005780D" w:rsidP="0005780D"/>
    <w:p w14:paraId="093DE6D2" w14:textId="77777777" w:rsidR="00CD2DD7" w:rsidRDefault="00CD2DD7" w:rsidP="00CD2DD7">
      <w:pPr>
        <w:pStyle w:val="Heading3"/>
      </w:pPr>
      <w:bookmarkStart w:id="10" w:name="_Toc67062733"/>
      <w:r>
        <w:lastRenderedPageBreak/>
        <w:t>Customer Records</w:t>
      </w:r>
      <w:bookmarkEnd w:id="1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CD2DD7" w14:paraId="4FAE154F" w14:textId="77777777" w:rsidTr="00CD2DD7">
        <w:tc>
          <w:tcPr>
            <w:tcW w:w="1809" w:type="dxa"/>
          </w:tcPr>
          <w:p w14:paraId="26CCBAAA" w14:textId="77777777" w:rsidR="00CD2DD7" w:rsidRDefault="00CD2DD7" w:rsidP="00CD2DD7">
            <w:r>
              <w:t>What</w:t>
            </w:r>
          </w:p>
        </w:tc>
        <w:tc>
          <w:tcPr>
            <w:tcW w:w="7433" w:type="dxa"/>
          </w:tcPr>
          <w:p w14:paraId="1721E453" w14:textId="77777777" w:rsidR="00CD2DD7" w:rsidRDefault="00CD2DD7" w:rsidP="00CD2DD7">
            <w:r>
              <w:t xml:space="preserve">Customer Records maintain a current and historical record of SRO Customers, including Taxpayer and other persons or entities of interest for tax administration purposes.  </w:t>
            </w:r>
          </w:p>
          <w:p w14:paraId="0A411275" w14:textId="77777777" w:rsidR="00CD2DD7" w:rsidRDefault="00CD2DD7" w:rsidP="00CD2DD7">
            <w:r>
              <w:t>This encompasses:</w:t>
            </w:r>
          </w:p>
          <w:p w14:paraId="7D6DBEDC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Customer Maintenance</w:t>
            </w:r>
          </w:p>
          <w:p w14:paraId="763FEC23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Customer Types and Subtypes</w:t>
            </w:r>
          </w:p>
          <w:p w14:paraId="0D53026A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Trust Maintenance</w:t>
            </w:r>
          </w:p>
          <w:p w14:paraId="44904E2F" w14:textId="77777777" w:rsidR="00D8171C" w:rsidRDefault="00D8171C" w:rsidP="00CD2DD7">
            <w:pPr>
              <w:pStyle w:val="ListParagraph"/>
              <w:numPr>
                <w:ilvl w:val="0"/>
                <w:numId w:val="1"/>
              </w:numPr>
            </w:pPr>
            <w:r>
              <w:t>Joint Ownership Maintenance</w:t>
            </w:r>
          </w:p>
          <w:p w14:paraId="6F144B52" w14:textId="77777777" w:rsidR="00D8171C" w:rsidRDefault="00D8171C" w:rsidP="00CD2DD7">
            <w:pPr>
              <w:pStyle w:val="ListParagraph"/>
              <w:numPr>
                <w:ilvl w:val="0"/>
                <w:numId w:val="1"/>
              </w:numPr>
            </w:pPr>
            <w:r>
              <w:t>Group Customer Maintenance</w:t>
            </w:r>
          </w:p>
          <w:p w14:paraId="789A785B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Deceased Estate Management</w:t>
            </w:r>
          </w:p>
          <w:p w14:paraId="590826BB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Insolvency Management</w:t>
            </w:r>
          </w:p>
          <w:p w14:paraId="73AB3569" w14:textId="77777777" w:rsidR="00CD2DD7" w:rsidRDefault="00CD2DD7" w:rsidP="00CD2DD7">
            <w:pPr>
              <w:pStyle w:val="ListParagraph"/>
              <w:numPr>
                <w:ilvl w:val="0"/>
                <w:numId w:val="1"/>
              </w:numPr>
            </w:pPr>
            <w:r>
              <w:t>Customer History</w:t>
            </w:r>
          </w:p>
          <w:p w14:paraId="28C2AE86" w14:textId="4243107D" w:rsidR="00BF33E4" w:rsidRDefault="00BF33E4" w:rsidP="00CD2DD7">
            <w:pPr>
              <w:pStyle w:val="ListParagraph"/>
              <w:numPr>
                <w:ilvl w:val="0"/>
                <w:numId w:val="1"/>
              </w:numPr>
            </w:pPr>
            <w:r>
              <w:t>Single Customer View</w:t>
            </w:r>
          </w:p>
        </w:tc>
      </w:tr>
      <w:tr w:rsidR="00CD2DD7" w14:paraId="4CDE4E0A" w14:textId="77777777" w:rsidTr="00CD2DD7">
        <w:tc>
          <w:tcPr>
            <w:tcW w:w="1809" w:type="dxa"/>
          </w:tcPr>
          <w:p w14:paraId="64744E3D" w14:textId="77777777" w:rsidR="00CD2DD7" w:rsidRDefault="00CD2DD7" w:rsidP="00CD2DD7">
            <w:r>
              <w:t>Why</w:t>
            </w:r>
          </w:p>
        </w:tc>
        <w:tc>
          <w:tcPr>
            <w:tcW w:w="7433" w:type="dxa"/>
          </w:tcPr>
          <w:p w14:paraId="5CEA727E" w14:textId="77777777" w:rsidR="00CD2DD7" w:rsidRDefault="00CD2DD7" w:rsidP="00CD2DD7">
            <w:r>
              <w:t>Customer Records enable SRO to:</w:t>
            </w:r>
          </w:p>
          <w:p w14:paraId="2937410A" w14:textId="77777777" w:rsidR="00CD2DD7" w:rsidRDefault="00CD2DD7" w:rsidP="008A6408">
            <w:pPr>
              <w:pStyle w:val="ListParagraph"/>
              <w:numPr>
                <w:ilvl w:val="0"/>
                <w:numId w:val="2"/>
              </w:numPr>
            </w:pPr>
            <w:r>
              <w:t>Maintain and utilise up-to-date information relating to the SRO Customer for the tax administration purposes</w:t>
            </w:r>
          </w:p>
          <w:p w14:paraId="47C6DA60" w14:textId="77777777" w:rsidR="00CD2DD7" w:rsidRDefault="00CD2DD7" w:rsidP="008A6408">
            <w:pPr>
              <w:pStyle w:val="ListParagraph"/>
              <w:numPr>
                <w:ilvl w:val="0"/>
                <w:numId w:val="2"/>
              </w:numPr>
            </w:pPr>
            <w:r>
              <w:t>Leverage pertinent SRO Customer for utilisation at the revenue line when relevant</w:t>
            </w:r>
          </w:p>
          <w:p w14:paraId="32B46221" w14:textId="5AB6B992" w:rsidR="00CD2DD7" w:rsidRDefault="00CD2DD7" w:rsidP="008A6408">
            <w:pPr>
              <w:pStyle w:val="ListParagraph"/>
              <w:numPr>
                <w:ilvl w:val="0"/>
                <w:numId w:val="2"/>
              </w:numPr>
            </w:pPr>
            <w:r>
              <w:t>Categorise SRO Custom</w:t>
            </w:r>
            <w:r w:rsidR="00F02B59">
              <w:t>ers into legal entity types/sub</w:t>
            </w:r>
            <w:r>
              <w:t xml:space="preserve">types and maintain information relevant to </w:t>
            </w:r>
            <w:r w:rsidR="00F153A0">
              <w:t>each</w:t>
            </w:r>
            <w:r>
              <w:t xml:space="preserve"> type</w:t>
            </w:r>
          </w:p>
          <w:p w14:paraId="4D2549E1" w14:textId="7E9D1D28" w:rsidR="00CD2DD7" w:rsidRDefault="00721664" w:rsidP="008A6408">
            <w:pPr>
              <w:pStyle w:val="ListParagraph"/>
              <w:numPr>
                <w:ilvl w:val="0"/>
                <w:numId w:val="2"/>
              </w:numPr>
            </w:pPr>
            <w:r>
              <w:t>Maintain scenarios of third party administrat</w:t>
            </w:r>
            <w:r w:rsidR="00FC0F95">
              <w:t>i</w:t>
            </w:r>
            <w:r>
              <w:t>on on behalf of the SRO Customer, including</w:t>
            </w:r>
            <w:r w:rsidR="00F153A0">
              <w:t xml:space="preserve"> (but not limited to)</w:t>
            </w:r>
            <w:r>
              <w:t>:</w:t>
            </w:r>
          </w:p>
          <w:p w14:paraId="2A9017ED" w14:textId="77777777" w:rsidR="00721664" w:rsidRDefault="00721664" w:rsidP="008A6408">
            <w:pPr>
              <w:pStyle w:val="ListParagraph"/>
              <w:numPr>
                <w:ilvl w:val="1"/>
                <w:numId w:val="2"/>
              </w:numPr>
            </w:pPr>
            <w:r>
              <w:t>Deceased estate</w:t>
            </w:r>
          </w:p>
          <w:p w14:paraId="74F2BB1B" w14:textId="77777777" w:rsidR="00721664" w:rsidRDefault="00721664" w:rsidP="008A6408">
            <w:pPr>
              <w:pStyle w:val="ListParagraph"/>
              <w:numPr>
                <w:ilvl w:val="1"/>
                <w:numId w:val="2"/>
              </w:numPr>
            </w:pPr>
            <w:r>
              <w:t>Insolvency</w:t>
            </w:r>
          </w:p>
          <w:p w14:paraId="1F00FD1C" w14:textId="2F6075DB" w:rsidR="00721664" w:rsidRDefault="00721664" w:rsidP="008A6408">
            <w:pPr>
              <w:pStyle w:val="ListParagraph"/>
              <w:numPr>
                <w:ilvl w:val="1"/>
                <w:numId w:val="2"/>
              </w:numPr>
              <w:rPr>
                <w:ins w:id="11" w:author="Brendan Harrison" w:date="2021-03-15T15:07:00Z"/>
              </w:rPr>
            </w:pPr>
            <w:r>
              <w:t>Power of attorney</w:t>
            </w:r>
          </w:p>
          <w:p w14:paraId="22960C1B" w14:textId="2814CD6A" w:rsidR="008932F1" w:rsidRDefault="008932F1" w:rsidP="008A6408">
            <w:pPr>
              <w:pStyle w:val="ListParagraph"/>
              <w:numPr>
                <w:ilvl w:val="1"/>
                <w:numId w:val="2"/>
              </w:numPr>
            </w:pPr>
            <w:ins w:id="12" w:author="Brendan Harrison" w:date="2021-03-15T15:07:00Z">
              <w:r>
                <w:t>Trustees</w:t>
              </w:r>
            </w:ins>
          </w:p>
          <w:p w14:paraId="03FAF038" w14:textId="77777777" w:rsidR="00CD2DD7" w:rsidRDefault="00721664" w:rsidP="008A6408">
            <w:pPr>
              <w:pStyle w:val="ListParagraph"/>
              <w:numPr>
                <w:ilvl w:val="0"/>
                <w:numId w:val="2"/>
              </w:numPr>
            </w:pPr>
            <w:r>
              <w:t>Maintain a history of customer information to assist with enquiries, complaints, exceptions handling and compliance</w:t>
            </w:r>
          </w:p>
        </w:tc>
      </w:tr>
      <w:tr w:rsidR="00CD2DD7" w14:paraId="1A74B389" w14:textId="77777777" w:rsidTr="00CD2DD7">
        <w:tc>
          <w:tcPr>
            <w:tcW w:w="1809" w:type="dxa"/>
          </w:tcPr>
          <w:p w14:paraId="0764AA3B" w14:textId="77777777" w:rsidR="00CD2DD7" w:rsidRDefault="00CD2DD7" w:rsidP="00CD2DD7">
            <w:r>
              <w:t>Who</w:t>
            </w:r>
          </w:p>
        </w:tc>
        <w:tc>
          <w:tcPr>
            <w:tcW w:w="7433" w:type="dxa"/>
          </w:tcPr>
          <w:p w14:paraId="3BE34FAF" w14:textId="77777777" w:rsidR="00CD2DD7" w:rsidRDefault="006C42D0" w:rsidP="006C42D0">
            <w:r>
              <w:t>See Customer Management</w:t>
            </w:r>
          </w:p>
        </w:tc>
      </w:tr>
      <w:tr w:rsidR="00CD2DD7" w14:paraId="57B6F892" w14:textId="77777777" w:rsidTr="00CD2DD7">
        <w:tc>
          <w:tcPr>
            <w:tcW w:w="1809" w:type="dxa"/>
          </w:tcPr>
          <w:p w14:paraId="0A1842C6" w14:textId="77777777" w:rsidR="00CD2DD7" w:rsidRDefault="00CD2DD7" w:rsidP="00CD2DD7"/>
        </w:tc>
        <w:tc>
          <w:tcPr>
            <w:tcW w:w="7433" w:type="dxa"/>
          </w:tcPr>
          <w:p w14:paraId="5FC65BA7" w14:textId="77777777" w:rsidR="00CD2DD7" w:rsidRDefault="00CD2DD7" w:rsidP="00CD2DD7"/>
        </w:tc>
      </w:tr>
    </w:tbl>
    <w:p w14:paraId="216AF041" w14:textId="77777777" w:rsidR="0005780D" w:rsidRDefault="0005780D" w:rsidP="0005780D"/>
    <w:p w14:paraId="1E8FA0B7" w14:textId="77777777" w:rsidR="00721664" w:rsidRPr="00D33DB2" w:rsidRDefault="00721664" w:rsidP="006C42D0">
      <w:pPr>
        <w:pStyle w:val="Heading4"/>
      </w:pPr>
      <w:bookmarkStart w:id="13" w:name="_Toc67062734"/>
      <w:r>
        <w:t>Customer</w:t>
      </w:r>
      <w:r w:rsidRPr="00D33DB2">
        <w:t xml:space="preserve"> Maintenance</w:t>
      </w:r>
      <w:bookmarkEnd w:id="1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721664" w14:paraId="2D119F62" w14:textId="77777777" w:rsidTr="003439C7">
        <w:tc>
          <w:tcPr>
            <w:tcW w:w="1809" w:type="dxa"/>
          </w:tcPr>
          <w:p w14:paraId="071561AE" w14:textId="77777777" w:rsidR="00721664" w:rsidRDefault="00721664" w:rsidP="003439C7">
            <w:r>
              <w:t>What</w:t>
            </w:r>
          </w:p>
        </w:tc>
        <w:tc>
          <w:tcPr>
            <w:tcW w:w="7433" w:type="dxa"/>
          </w:tcPr>
          <w:p w14:paraId="5A50F17A" w14:textId="77777777" w:rsidR="00721664" w:rsidRDefault="00721664" w:rsidP="003439C7">
            <w:pPr>
              <w:ind w:left="50"/>
            </w:pPr>
            <w:r>
              <w:t>Customer Maintenance is the ongoing process of creating and maintaining SRO Customer records.  This includes:</w:t>
            </w:r>
          </w:p>
          <w:p w14:paraId="6E4CC808" w14:textId="77777777" w:rsidR="00721664" w:rsidRDefault="00721664" w:rsidP="008A6408">
            <w:pPr>
              <w:pStyle w:val="ListParagraph"/>
              <w:numPr>
                <w:ilvl w:val="0"/>
                <w:numId w:val="4"/>
              </w:numPr>
            </w:pPr>
            <w:r>
              <w:t>Create a new customer</w:t>
            </w:r>
          </w:p>
          <w:p w14:paraId="12A2DEA2" w14:textId="2A05A14F" w:rsidR="00721664" w:rsidRDefault="00F153A0" w:rsidP="008A6408">
            <w:pPr>
              <w:pStyle w:val="ListParagraph"/>
              <w:numPr>
                <w:ilvl w:val="0"/>
                <w:numId w:val="4"/>
              </w:numPr>
            </w:pPr>
            <w:r>
              <w:t>View and u</w:t>
            </w:r>
            <w:r w:rsidR="00721664">
              <w:t>pdate an existing customer record</w:t>
            </w:r>
          </w:p>
          <w:p w14:paraId="0D43ACEB" w14:textId="77777777" w:rsidR="00721664" w:rsidRDefault="00721664" w:rsidP="008A6408">
            <w:pPr>
              <w:pStyle w:val="ListParagraph"/>
              <w:numPr>
                <w:ilvl w:val="0"/>
                <w:numId w:val="4"/>
              </w:numPr>
            </w:pPr>
            <w:r>
              <w:t>Search for an existing customer</w:t>
            </w:r>
          </w:p>
          <w:p w14:paraId="4E2CF075" w14:textId="77777777" w:rsidR="00ED64F7" w:rsidRDefault="00ED64F7" w:rsidP="008A6408">
            <w:pPr>
              <w:pStyle w:val="ListParagraph"/>
              <w:numPr>
                <w:ilvl w:val="0"/>
                <w:numId w:val="4"/>
              </w:numPr>
            </w:pPr>
            <w:r>
              <w:t>Decommission customer record</w:t>
            </w:r>
          </w:p>
        </w:tc>
      </w:tr>
      <w:tr w:rsidR="00721664" w14:paraId="2F784923" w14:textId="77777777" w:rsidTr="003439C7">
        <w:tc>
          <w:tcPr>
            <w:tcW w:w="1809" w:type="dxa"/>
          </w:tcPr>
          <w:p w14:paraId="181C3524" w14:textId="77777777" w:rsidR="00721664" w:rsidRDefault="00721664" w:rsidP="003439C7">
            <w:r>
              <w:t>Why</w:t>
            </w:r>
          </w:p>
        </w:tc>
        <w:tc>
          <w:tcPr>
            <w:tcW w:w="7433" w:type="dxa"/>
          </w:tcPr>
          <w:p w14:paraId="0D2F64F2" w14:textId="77777777" w:rsidR="00721664" w:rsidRDefault="00721664" w:rsidP="003439C7">
            <w:r>
              <w:t xml:space="preserve">Customer Maintenance enables SRO to have current and historical </w:t>
            </w:r>
            <w:r w:rsidR="006C42D0">
              <w:t>information on SRO Customers</w:t>
            </w:r>
            <w:r>
              <w:t>, which assists with the:</w:t>
            </w:r>
          </w:p>
          <w:p w14:paraId="7C3DAA3D" w14:textId="4A41D4AB" w:rsidR="008932F1" w:rsidRDefault="008932F1" w:rsidP="008A6408">
            <w:pPr>
              <w:pStyle w:val="ListParagraph"/>
              <w:numPr>
                <w:ilvl w:val="0"/>
                <w:numId w:val="5"/>
              </w:numPr>
              <w:rPr>
                <w:ins w:id="14" w:author="Brendan Harrison" w:date="2021-03-15T15:08:00Z"/>
              </w:rPr>
            </w:pPr>
            <w:ins w:id="15" w:author="Brendan Harrison" w:date="2021-03-15T15:08:00Z">
              <w:r>
                <w:t>Update changes to customer details</w:t>
              </w:r>
            </w:ins>
          </w:p>
          <w:p w14:paraId="6E405A99" w14:textId="41192217" w:rsidR="006C42D0" w:rsidRDefault="006C42D0" w:rsidP="008A6408">
            <w:pPr>
              <w:pStyle w:val="ListParagraph"/>
              <w:numPr>
                <w:ilvl w:val="0"/>
                <w:numId w:val="5"/>
              </w:numPr>
            </w:pPr>
            <w:r>
              <w:t>Correct matching of duplicate customer</w:t>
            </w:r>
            <w:r w:rsidR="00F153A0">
              <w:t xml:space="preserve"> records</w:t>
            </w:r>
          </w:p>
          <w:p w14:paraId="35E092BF" w14:textId="77777777" w:rsidR="006C42D0" w:rsidRDefault="006C42D0" w:rsidP="008A6408">
            <w:pPr>
              <w:pStyle w:val="ListParagraph"/>
              <w:numPr>
                <w:ilvl w:val="0"/>
                <w:numId w:val="5"/>
              </w:numPr>
            </w:pPr>
            <w:r>
              <w:t>Utilisation of up-to-date customer information for tax administration purposes</w:t>
            </w:r>
          </w:p>
          <w:p w14:paraId="036A8A46" w14:textId="41E6BAD2" w:rsidR="006C42D0" w:rsidRDefault="006C42D0" w:rsidP="008A6408">
            <w:pPr>
              <w:pStyle w:val="ListParagraph"/>
              <w:numPr>
                <w:ilvl w:val="0"/>
                <w:numId w:val="5"/>
              </w:numPr>
            </w:pPr>
            <w:r>
              <w:t xml:space="preserve">Leverage pertinent SRO Customer for utilisation at the revenue line </w:t>
            </w:r>
            <w:r w:rsidR="00F153A0">
              <w:t xml:space="preserve">level </w:t>
            </w:r>
            <w:r>
              <w:t>when relevant</w:t>
            </w:r>
          </w:p>
          <w:p w14:paraId="29474D96" w14:textId="77777777" w:rsidR="00721664" w:rsidRDefault="006C42D0" w:rsidP="008A6408">
            <w:pPr>
              <w:pStyle w:val="ListParagraph"/>
              <w:numPr>
                <w:ilvl w:val="0"/>
                <w:numId w:val="5"/>
              </w:numPr>
            </w:pPr>
            <w:r>
              <w:t>Categorise SRO Customers into legal entity types/sub-types and maintain information relevant to that type</w:t>
            </w:r>
          </w:p>
        </w:tc>
      </w:tr>
      <w:tr w:rsidR="00721664" w14:paraId="404E9AE8" w14:textId="77777777" w:rsidTr="003439C7">
        <w:tc>
          <w:tcPr>
            <w:tcW w:w="1809" w:type="dxa"/>
          </w:tcPr>
          <w:p w14:paraId="349A8ECB" w14:textId="77777777" w:rsidR="00721664" w:rsidRDefault="00721664" w:rsidP="003439C7">
            <w:r>
              <w:lastRenderedPageBreak/>
              <w:t>Who</w:t>
            </w:r>
          </w:p>
        </w:tc>
        <w:tc>
          <w:tcPr>
            <w:tcW w:w="7433" w:type="dxa"/>
          </w:tcPr>
          <w:p w14:paraId="2864DBBD" w14:textId="77777777" w:rsidR="00721664" w:rsidRDefault="006C42D0" w:rsidP="006C42D0">
            <w:r>
              <w:t>See Customer Management</w:t>
            </w:r>
          </w:p>
        </w:tc>
      </w:tr>
      <w:tr w:rsidR="00721664" w14:paraId="0A069CE6" w14:textId="77777777" w:rsidTr="003439C7">
        <w:tc>
          <w:tcPr>
            <w:tcW w:w="1809" w:type="dxa"/>
          </w:tcPr>
          <w:p w14:paraId="2299876E" w14:textId="77777777" w:rsidR="00721664" w:rsidRDefault="00721664" w:rsidP="003439C7">
            <w:r>
              <w:t>When</w:t>
            </w:r>
          </w:p>
        </w:tc>
        <w:tc>
          <w:tcPr>
            <w:tcW w:w="7433" w:type="dxa"/>
          </w:tcPr>
          <w:p w14:paraId="76ED55EF" w14:textId="77777777" w:rsidR="00721664" w:rsidRDefault="00721664" w:rsidP="006C42D0">
            <w:pPr>
              <w:ind w:left="360"/>
            </w:pPr>
          </w:p>
        </w:tc>
      </w:tr>
      <w:tr w:rsidR="00721664" w14:paraId="1F5F3E73" w14:textId="77777777" w:rsidTr="003439C7">
        <w:tc>
          <w:tcPr>
            <w:tcW w:w="1809" w:type="dxa"/>
          </w:tcPr>
          <w:p w14:paraId="3ABDECC3" w14:textId="77777777" w:rsidR="00721664" w:rsidRDefault="00721664" w:rsidP="003439C7"/>
        </w:tc>
        <w:tc>
          <w:tcPr>
            <w:tcW w:w="7433" w:type="dxa"/>
          </w:tcPr>
          <w:p w14:paraId="2330BA13" w14:textId="77777777" w:rsidR="00721664" w:rsidRDefault="00721664" w:rsidP="003439C7"/>
        </w:tc>
      </w:tr>
    </w:tbl>
    <w:p w14:paraId="23EB8990" w14:textId="77777777" w:rsidR="00721664" w:rsidRDefault="00721664" w:rsidP="0005780D"/>
    <w:p w14:paraId="1E090D3D" w14:textId="77777777" w:rsidR="006C42D0" w:rsidRPr="00D33DB2" w:rsidRDefault="006C42D0" w:rsidP="006C42D0">
      <w:pPr>
        <w:pStyle w:val="Heading4"/>
      </w:pPr>
      <w:bookmarkStart w:id="16" w:name="_Toc67062735"/>
      <w:r>
        <w:t>Customer Types and Subtypes</w:t>
      </w:r>
      <w:bookmarkEnd w:id="1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6C42D0" w14:paraId="4EE8716B" w14:textId="77777777" w:rsidTr="003439C7">
        <w:tc>
          <w:tcPr>
            <w:tcW w:w="1809" w:type="dxa"/>
          </w:tcPr>
          <w:p w14:paraId="5C4DB247" w14:textId="77777777" w:rsidR="006C42D0" w:rsidRDefault="006C42D0" w:rsidP="003439C7">
            <w:r>
              <w:t>What</w:t>
            </w:r>
          </w:p>
        </w:tc>
        <w:tc>
          <w:tcPr>
            <w:tcW w:w="7433" w:type="dxa"/>
          </w:tcPr>
          <w:p w14:paraId="2BBD34D2" w14:textId="5F486E02" w:rsidR="006C42D0" w:rsidRDefault="006C42D0" w:rsidP="003439C7">
            <w:pPr>
              <w:ind w:left="50"/>
            </w:pPr>
            <w:r>
              <w:t xml:space="preserve">Customer </w:t>
            </w:r>
            <w:r w:rsidR="00F02B59">
              <w:t>Types and Subtypes</w:t>
            </w:r>
            <w:r>
              <w:t xml:space="preserve"> </w:t>
            </w:r>
            <w:r w:rsidR="005F08E6">
              <w:t>cover</w:t>
            </w:r>
            <w:r w:rsidR="00EB5B60">
              <w:t xml:space="preserve"> the </w:t>
            </w:r>
            <w:r w:rsidR="00F153A0">
              <w:t>different L</w:t>
            </w:r>
            <w:r w:rsidR="00EB5B60">
              <w:t xml:space="preserve">egal </w:t>
            </w:r>
            <w:r w:rsidR="00F153A0">
              <w:t>E</w:t>
            </w:r>
            <w:r w:rsidR="00EB5B60">
              <w:t xml:space="preserve">ntity types and subtypes </w:t>
            </w:r>
            <w:r w:rsidR="00F153A0">
              <w:t xml:space="preserve">relevant in </w:t>
            </w:r>
            <w:r w:rsidR="001C398E">
              <w:t>Australia</w:t>
            </w:r>
            <w:r w:rsidR="00F153A0">
              <w:t>, including</w:t>
            </w:r>
            <w:r w:rsidR="00500185">
              <w:t xml:space="preserve"> the </w:t>
            </w:r>
            <w:r w:rsidR="005F08E6">
              <w:t>specific information that is</w:t>
            </w:r>
            <w:r w:rsidR="00F153A0">
              <w:t xml:space="preserve"> </w:t>
            </w:r>
            <w:r w:rsidR="005F08E6">
              <w:t>captured and maintained</w:t>
            </w:r>
            <w:r w:rsidR="00500185">
              <w:t xml:space="preserve"> for each type and subtype</w:t>
            </w:r>
            <w:r>
              <w:t>.  Th</w:t>
            </w:r>
            <w:r w:rsidR="00500185">
              <w:t>e Customer Types include</w:t>
            </w:r>
            <w:r>
              <w:t>:</w:t>
            </w:r>
          </w:p>
          <w:p w14:paraId="14A02CC4" w14:textId="77777777" w:rsidR="006C42D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Individual</w:t>
            </w:r>
            <w:r w:rsidR="009706CB">
              <w:t>*</w:t>
            </w:r>
          </w:p>
          <w:p w14:paraId="5FE211D3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Company</w:t>
            </w:r>
            <w:r w:rsidR="009706CB">
              <w:t>*</w:t>
            </w:r>
          </w:p>
          <w:p w14:paraId="7ED2B573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Trust</w:t>
            </w:r>
            <w:r w:rsidR="009706CB">
              <w:t>*</w:t>
            </w:r>
          </w:p>
          <w:p w14:paraId="7487E8E5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Partnership</w:t>
            </w:r>
          </w:p>
          <w:p w14:paraId="1CFE9D98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Organisation</w:t>
            </w:r>
            <w:r w:rsidR="009706CB">
              <w:t>*</w:t>
            </w:r>
          </w:p>
          <w:p w14:paraId="6EF08232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Association</w:t>
            </w:r>
          </w:p>
          <w:p w14:paraId="1BBF97ED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Bare Nominee</w:t>
            </w:r>
            <w:r w:rsidR="009706CB">
              <w:t>*</w:t>
            </w:r>
          </w:p>
          <w:p w14:paraId="203417F8" w14:textId="77777777" w:rsidR="00EB5B60" w:rsidRDefault="00EB5B60" w:rsidP="008A6408">
            <w:pPr>
              <w:pStyle w:val="ListParagraph"/>
              <w:numPr>
                <w:ilvl w:val="0"/>
                <w:numId w:val="4"/>
              </w:numPr>
            </w:pPr>
            <w:r>
              <w:t>Other</w:t>
            </w:r>
            <w:r w:rsidR="009706CB">
              <w:t>*</w:t>
            </w:r>
          </w:p>
          <w:p w14:paraId="098859C4" w14:textId="77777777" w:rsidR="009706CB" w:rsidRDefault="009706CB" w:rsidP="009706CB">
            <w:r>
              <w:t xml:space="preserve">*These Customer Types </w:t>
            </w:r>
            <w:r w:rsidR="003439C7">
              <w:t xml:space="preserve">also </w:t>
            </w:r>
            <w:r>
              <w:t>have Subtypes</w:t>
            </w:r>
          </w:p>
        </w:tc>
      </w:tr>
      <w:tr w:rsidR="006C42D0" w14:paraId="3AB21C51" w14:textId="77777777" w:rsidTr="003439C7">
        <w:tc>
          <w:tcPr>
            <w:tcW w:w="1809" w:type="dxa"/>
          </w:tcPr>
          <w:p w14:paraId="4653FF12" w14:textId="77777777" w:rsidR="006C42D0" w:rsidRDefault="006C42D0" w:rsidP="003439C7">
            <w:r>
              <w:t>Why</w:t>
            </w:r>
          </w:p>
        </w:tc>
        <w:tc>
          <w:tcPr>
            <w:tcW w:w="7433" w:type="dxa"/>
          </w:tcPr>
          <w:p w14:paraId="1F6D3048" w14:textId="77777777" w:rsidR="006C42D0" w:rsidRDefault="006C42D0" w:rsidP="003439C7">
            <w:r>
              <w:t xml:space="preserve">Customer </w:t>
            </w:r>
            <w:r w:rsidR="005F08E6">
              <w:t>Types and Subtypes</w:t>
            </w:r>
            <w:r>
              <w:t xml:space="preserve"> enables SRO to </w:t>
            </w:r>
            <w:r w:rsidR="005F08E6">
              <w:t>categorise SRO Customers based on their legal entity type, which assists with</w:t>
            </w:r>
            <w:r>
              <w:t>:</w:t>
            </w:r>
          </w:p>
          <w:p w14:paraId="3AE1EC5C" w14:textId="77777777" w:rsidR="006C42D0" w:rsidRDefault="005F08E6" w:rsidP="008A6408">
            <w:pPr>
              <w:pStyle w:val="ListParagraph"/>
              <w:numPr>
                <w:ilvl w:val="0"/>
                <w:numId w:val="5"/>
              </w:numPr>
            </w:pPr>
            <w:r>
              <w:t>Maintaining information pertinent to the legal entity type</w:t>
            </w:r>
          </w:p>
          <w:p w14:paraId="083553BA" w14:textId="5A888899" w:rsidR="005F08E6" w:rsidRDefault="005F08E6" w:rsidP="008A6408">
            <w:pPr>
              <w:pStyle w:val="ListParagraph"/>
              <w:numPr>
                <w:ilvl w:val="0"/>
                <w:numId w:val="5"/>
              </w:numPr>
              <w:rPr>
                <w:ins w:id="17" w:author="Brendan Harrison" w:date="2021-03-15T15:10:00Z"/>
              </w:rPr>
            </w:pPr>
            <w:r>
              <w:t>Applying specific rules for certain Customer Types/Subtypes at the customer or revenue line level</w:t>
            </w:r>
          </w:p>
          <w:p w14:paraId="42ED45AD" w14:textId="416294FE" w:rsidR="008932F1" w:rsidRDefault="008932F1" w:rsidP="008A6408">
            <w:pPr>
              <w:pStyle w:val="ListParagraph"/>
              <w:numPr>
                <w:ilvl w:val="0"/>
                <w:numId w:val="5"/>
              </w:numPr>
            </w:pPr>
            <w:ins w:id="18" w:author="Brendan Harrison" w:date="2021-03-15T15:10:00Z">
              <w:r>
                <w:t>Determining legal liabilities for customer types</w:t>
              </w:r>
            </w:ins>
          </w:p>
          <w:p w14:paraId="00D9B2EF" w14:textId="77777777" w:rsidR="005F08E6" w:rsidRDefault="005F08E6" w:rsidP="008A6408">
            <w:pPr>
              <w:pStyle w:val="ListParagraph"/>
              <w:numPr>
                <w:ilvl w:val="0"/>
                <w:numId w:val="5"/>
              </w:numPr>
            </w:pPr>
            <w:r>
              <w:t>Reporting based on the legal entity type of SRO Customers across all customers or at the Revenue Line level.</w:t>
            </w:r>
          </w:p>
        </w:tc>
      </w:tr>
      <w:tr w:rsidR="006C42D0" w14:paraId="5F77E6A7" w14:textId="77777777" w:rsidTr="003439C7">
        <w:tc>
          <w:tcPr>
            <w:tcW w:w="1809" w:type="dxa"/>
          </w:tcPr>
          <w:p w14:paraId="5DF530AF" w14:textId="77777777" w:rsidR="006C42D0" w:rsidRDefault="006C42D0" w:rsidP="003439C7">
            <w:r>
              <w:t>Who</w:t>
            </w:r>
          </w:p>
        </w:tc>
        <w:tc>
          <w:tcPr>
            <w:tcW w:w="7433" w:type="dxa"/>
          </w:tcPr>
          <w:p w14:paraId="2259860A" w14:textId="77777777" w:rsidR="006C42D0" w:rsidRDefault="006C42D0" w:rsidP="003439C7">
            <w:r>
              <w:t>See Customer Management</w:t>
            </w:r>
          </w:p>
        </w:tc>
      </w:tr>
      <w:tr w:rsidR="006C42D0" w14:paraId="2985B027" w14:textId="77777777" w:rsidTr="003439C7">
        <w:tc>
          <w:tcPr>
            <w:tcW w:w="1809" w:type="dxa"/>
          </w:tcPr>
          <w:p w14:paraId="15D87747" w14:textId="77777777" w:rsidR="006C42D0" w:rsidRDefault="006C42D0" w:rsidP="003439C7">
            <w:r>
              <w:t>When</w:t>
            </w:r>
          </w:p>
        </w:tc>
        <w:tc>
          <w:tcPr>
            <w:tcW w:w="7433" w:type="dxa"/>
          </w:tcPr>
          <w:p w14:paraId="2C6493C5" w14:textId="77777777" w:rsidR="006C42D0" w:rsidRDefault="006C42D0" w:rsidP="003439C7">
            <w:pPr>
              <w:ind w:left="360"/>
            </w:pPr>
          </w:p>
        </w:tc>
      </w:tr>
      <w:tr w:rsidR="006C42D0" w14:paraId="3CFA4F69" w14:textId="77777777" w:rsidTr="003439C7">
        <w:tc>
          <w:tcPr>
            <w:tcW w:w="1809" w:type="dxa"/>
          </w:tcPr>
          <w:p w14:paraId="08C39BDE" w14:textId="77777777" w:rsidR="006C42D0" w:rsidRDefault="006C42D0" w:rsidP="003439C7"/>
        </w:tc>
        <w:tc>
          <w:tcPr>
            <w:tcW w:w="7433" w:type="dxa"/>
          </w:tcPr>
          <w:p w14:paraId="533F4301" w14:textId="77777777" w:rsidR="006C42D0" w:rsidRDefault="006C42D0" w:rsidP="003439C7"/>
        </w:tc>
      </w:tr>
    </w:tbl>
    <w:p w14:paraId="69C54503" w14:textId="77777777" w:rsidR="00721664" w:rsidRDefault="00721664" w:rsidP="0005780D"/>
    <w:p w14:paraId="4FF56413" w14:textId="77777777" w:rsidR="00EB36EE" w:rsidRPr="00015970" w:rsidRDefault="00EB36EE" w:rsidP="00EB36EE">
      <w:pPr>
        <w:pStyle w:val="Heading4"/>
      </w:pPr>
      <w:bookmarkStart w:id="19" w:name="_Toc67062736"/>
      <w:r w:rsidRPr="00015970">
        <w:t>Trust Maintenance</w:t>
      </w:r>
      <w:bookmarkEnd w:id="19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EB36EE" w14:paraId="5ED400DE" w14:textId="77777777" w:rsidTr="00821A42">
        <w:tc>
          <w:tcPr>
            <w:tcW w:w="1809" w:type="dxa"/>
          </w:tcPr>
          <w:p w14:paraId="140CFA88" w14:textId="77777777" w:rsidR="00EB36EE" w:rsidRDefault="00EB36EE" w:rsidP="00821A42">
            <w:r>
              <w:t>What</w:t>
            </w:r>
          </w:p>
        </w:tc>
        <w:tc>
          <w:tcPr>
            <w:tcW w:w="7433" w:type="dxa"/>
          </w:tcPr>
          <w:p w14:paraId="50F3EDC6" w14:textId="77777777" w:rsidR="00EB36EE" w:rsidRDefault="00500185" w:rsidP="00821A42">
            <w:pPr>
              <w:ind w:left="50"/>
            </w:pPr>
            <w:r>
              <w:t xml:space="preserve">Trust Maintenance is the </w:t>
            </w:r>
            <w:r w:rsidR="00245B12">
              <w:t xml:space="preserve">ongoing process of creating and maintaining the current and historical </w:t>
            </w:r>
            <w:r w:rsidR="00B760C1">
              <w:t xml:space="preserve">chronological </w:t>
            </w:r>
            <w:r w:rsidR="00245B12">
              <w:t>record of</w:t>
            </w:r>
            <w:r w:rsidR="00EB36EE">
              <w:t>:</w:t>
            </w:r>
          </w:p>
          <w:p w14:paraId="38F5B1E0" w14:textId="77777777" w:rsidR="00EB36EE" w:rsidRDefault="00245B12" w:rsidP="008A6408">
            <w:pPr>
              <w:pStyle w:val="ListParagraph"/>
              <w:numPr>
                <w:ilvl w:val="0"/>
                <w:numId w:val="4"/>
              </w:numPr>
            </w:pPr>
            <w:r>
              <w:t>Trustees</w:t>
            </w:r>
          </w:p>
          <w:p w14:paraId="44B5BC43" w14:textId="77777777" w:rsidR="00245B12" w:rsidRDefault="00245B12" w:rsidP="008A6408">
            <w:pPr>
              <w:pStyle w:val="ListParagraph"/>
              <w:numPr>
                <w:ilvl w:val="0"/>
                <w:numId w:val="4"/>
              </w:numPr>
            </w:pPr>
            <w:r>
              <w:t>Beneficiaries/Unit Holders</w:t>
            </w:r>
          </w:p>
          <w:p w14:paraId="0B0420AC" w14:textId="77777777" w:rsidR="00B67CC8" w:rsidRDefault="00245B12" w:rsidP="00B67CC8">
            <w:r>
              <w:t>This includes</w:t>
            </w:r>
            <w:r w:rsidR="00B67CC8">
              <w:t>:</w:t>
            </w:r>
          </w:p>
          <w:p w14:paraId="38662127" w14:textId="77777777" w:rsidR="00B67CC8" w:rsidRDefault="00B67CC8" w:rsidP="008A6408">
            <w:pPr>
              <w:pStyle w:val="ListParagraph"/>
              <w:numPr>
                <w:ilvl w:val="0"/>
                <w:numId w:val="9"/>
              </w:numPr>
            </w:pPr>
            <w:r>
              <w:t>Add or Remove a Trustee</w:t>
            </w:r>
            <w:r w:rsidR="00961B10">
              <w:t xml:space="preserve"> or Beneficiary</w:t>
            </w:r>
          </w:p>
          <w:p w14:paraId="4112B7A0" w14:textId="77777777" w:rsidR="00961B10" w:rsidRDefault="00961B10" w:rsidP="008A6408">
            <w:pPr>
              <w:pStyle w:val="ListParagraph"/>
              <w:numPr>
                <w:ilvl w:val="0"/>
                <w:numId w:val="9"/>
              </w:numPr>
            </w:pPr>
            <w:r>
              <w:t>Chronological history of Trustees and Beneficiaries</w:t>
            </w:r>
          </w:p>
          <w:p w14:paraId="061B4288" w14:textId="77777777" w:rsidR="00EB36EE" w:rsidRDefault="00B67CC8" w:rsidP="008A6408">
            <w:pPr>
              <w:pStyle w:val="ListParagraph"/>
              <w:numPr>
                <w:ilvl w:val="0"/>
                <w:numId w:val="9"/>
              </w:numPr>
            </w:pPr>
            <w:r>
              <w:t>Linkage</w:t>
            </w:r>
            <w:r w:rsidR="00245B12">
              <w:t xml:space="preserve"> of SRO customers as the Trustee or Beneficiary/</w:t>
            </w:r>
            <w:r w:rsidR="00015970">
              <w:t xml:space="preserve"> </w:t>
            </w:r>
            <w:r w:rsidR="00245B12">
              <w:t>Unit Holder.</w:t>
            </w:r>
          </w:p>
        </w:tc>
      </w:tr>
      <w:tr w:rsidR="00EB36EE" w14:paraId="7F84D4B9" w14:textId="77777777" w:rsidTr="00821A42">
        <w:tc>
          <w:tcPr>
            <w:tcW w:w="1809" w:type="dxa"/>
          </w:tcPr>
          <w:p w14:paraId="06323DF6" w14:textId="77777777" w:rsidR="00EB36EE" w:rsidRDefault="00EB36EE" w:rsidP="00821A42">
            <w:r>
              <w:t>Why</w:t>
            </w:r>
          </w:p>
        </w:tc>
        <w:tc>
          <w:tcPr>
            <w:tcW w:w="7433" w:type="dxa"/>
          </w:tcPr>
          <w:p w14:paraId="507FBCC4" w14:textId="77777777" w:rsidR="00EB36EE" w:rsidRDefault="00245B12" w:rsidP="00821A42">
            <w:r>
              <w:t>Trust Maintenance</w:t>
            </w:r>
            <w:r w:rsidR="00EB36EE">
              <w:t xml:space="preserve"> enables SRO to </w:t>
            </w:r>
            <w:r w:rsidR="00015970">
              <w:t>have current and historical record of the relevant Trustees and Beneficiaries/Unit Holders</w:t>
            </w:r>
            <w:r w:rsidR="00EB36EE">
              <w:t>, which assists with:</w:t>
            </w:r>
          </w:p>
          <w:p w14:paraId="4F798019" w14:textId="30A4A121" w:rsidR="00EB36EE" w:rsidRDefault="00015970" w:rsidP="008A6408">
            <w:pPr>
              <w:pStyle w:val="ListParagraph"/>
              <w:numPr>
                <w:ilvl w:val="0"/>
                <w:numId w:val="5"/>
              </w:numPr>
            </w:pPr>
            <w:r>
              <w:t xml:space="preserve">Correct direction of correspondence such as Assessments to the </w:t>
            </w:r>
            <w:r w:rsidR="001C398E">
              <w:t>current</w:t>
            </w:r>
            <w:r>
              <w:t xml:space="preserve"> Trustee on behalf of the Trust</w:t>
            </w:r>
          </w:p>
          <w:p w14:paraId="7D8BD961" w14:textId="77777777" w:rsidR="00EB36EE" w:rsidRDefault="00015970" w:rsidP="008A6408">
            <w:pPr>
              <w:pStyle w:val="ListParagraph"/>
              <w:numPr>
                <w:ilvl w:val="0"/>
                <w:numId w:val="5"/>
              </w:numPr>
              <w:rPr>
                <w:ins w:id="20" w:author="Brendan Harrison" w:date="2021-03-15T15:17:00Z"/>
              </w:rPr>
            </w:pPr>
            <w:r>
              <w:t xml:space="preserve">Correct identification of all properties </w:t>
            </w:r>
            <w:ins w:id="21" w:author="Brendan Harrison" w:date="2021-03-15T15:17:00Z">
              <w:r w:rsidR="00B015DC">
                <w:t xml:space="preserve">interests </w:t>
              </w:r>
            </w:ins>
            <w:r>
              <w:t xml:space="preserve">owned by the same SRO </w:t>
            </w:r>
            <w:r w:rsidR="001C398E">
              <w:t>C</w:t>
            </w:r>
            <w:r>
              <w:t>ustomer per Land Tax assessing year (i.e. Beneficiaries/Unit Holders)</w:t>
            </w:r>
          </w:p>
          <w:p w14:paraId="03341135" w14:textId="0FE67EFA" w:rsidR="00B015DC" w:rsidRDefault="00B015DC" w:rsidP="008A6408">
            <w:pPr>
              <w:pStyle w:val="ListParagraph"/>
              <w:numPr>
                <w:ilvl w:val="0"/>
                <w:numId w:val="5"/>
              </w:numPr>
            </w:pPr>
            <w:ins w:id="22" w:author="Brendan Harrison" w:date="2021-03-15T15:18:00Z">
              <w:r>
                <w:t>Correct calculation of land tax liabilities and deductions for land held in trust (trust surcharge)</w:t>
              </w:r>
            </w:ins>
          </w:p>
        </w:tc>
      </w:tr>
      <w:tr w:rsidR="00EB36EE" w14:paraId="40224C88" w14:textId="77777777" w:rsidTr="00821A42">
        <w:tc>
          <w:tcPr>
            <w:tcW w:w="1809" w:type="dxa"/>
          </w:tcPr>
          <w:p w14:paraId="25E1BF70" w14:textId="77777777" w:rsidR="00EB36EE" w:rsidRDefault="00EB36EE" w:rsidP="00821A42">
            <w:r>
              <w:lastRenderedPageBreak/>
              <w:t>Who</w:t>
            </w:r>
          </w:p>
        </w:tc>
        <w:tc>
          <w:tcPr>
            <w:tcW w:w="7433" w:type="dxa"/>
          </w:tcPr>
          <w:p w14:paraId="6079EA67" w14:textId="77777777" w:rsidR="00EB36EE" w:rsidRDefault="00EB36EE" w:rsidP="00821A42">
            <w:r>
              <w:t>See Customer Management</w:t>
            </w:r>
          </w:p>
        </w:tc>
      </w:tr>
      <w:tr w:rsidR="00EB36EE" w14:paraId="391B977D" w14:textId="77777777" w:rsidTr="00821A42">
        <w:tc>
          <w:tcPr>
            <w:tcW w:w="1809" w:type="dxa"/>
          </w:tcPr>
          <w:p w14:paraId="7EDED272" w14:textId="77777777" w:rsidR="00EB36EE" w:rsidRDefault="00EB36EE" w:rsidP="00821A42">
            <w:r>
              <w:t>When</w:t>
            </w:r>
          </w:p>
        </w:tc>
        <w:tc>
          <w:tcPr>
            <w:tcW w:w="7433" w:type="dxa"/>
          </w:tcPr>
          <w:p w14:paraId="453C65D6" w14:textId="77777777" w:rsidR="00EB36EE" w:rsidRDefault="00EB36EE" w:rsidP="00821A42">
            <w:pPr>
              <w:ind w:left="360"/>
            </w:pPr>
          </w:p>
        </w:tc>
      </w:tr>
      <w:tr w:rsidR="00EB36EE" w14:paraId="309564CC" w14:textId="77777777" w:rsidTr="00821A42">
        <w:tc>
          <w:tcPr>
            <w:tcW w:w="1809" w:type="dxa"/>
          </w:tcPr>
          <w:p w14:paraId="728F5A98" w14:textId="77777777" w:rsidR="00EB36EE" w:rsidRDefault="00EB36EE" w:rsidP="00821A42"/>
        </w:tc>
        <w:tc>
          <w:tcPr>
            <w:tcW w:w="7433" w:type="dxa"/>
          </w:tcPr>
          <w:p w14:paraId="00935E4D" w14:textId="77777777" w:rsidR="00EB36EE" w:rsidRDefault="00EB36EE" w:rsidP="00821A42"/>
        </w:tc>
      </w:tr>
    </w:tbl>
    <w:p w14:paraId="6E48C21F" w14:textId="77777777" w:rsidR="003439C7" w:rsidRDefault="003439C7" w:rsidP="0005780D"/>
    <w:p w14:paraId="784C06B2" w14:textId="77777777" w:rsidR="00015970" w:rsidRPr="00015970" w:rsidRDefault="00015970" w:rsidP="00015970">
      <w:pPr>
        <w:pStyle w:val="Heading4"/>
      </w:pPr>
      <w:bookmarkStart w:id="23" w:name="_Toc67062737"/>
      <w:r>
        <w:t>Joint Ownership</w:t>
      </w:r>
      <w:r w:rsidRPr="00015970">
        <w:t xml:space="preserve"> Maintenance</w:t>
      </w:r>
      <w:bookmarkEnd w:id="2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5"/>
        <w:gridCol w:w="7241"/>
      </w:tblGrid>
      <w:tr w:rsidR="00015970" w14:paraId="4EBAC49E" w14:textId="77777777" w:rsidTr="00821A42">
        <w:tc>
          <w:tcPr>
            <w:tcW w:w="1809" w:type="dxa"/>
          </w:tcPr>
          <w:p w14:paraId="17A9E4C2" w14:textId="77777777" w:rsidR="00015970" w:rsidRDefault="00015970" w:rsidP="00821A42">
            <w:r>
              <w:t>What</w:t>
            </w:r>
          </w:p>
        </w:tc>
        <w:tc>
          <w:tcPr>
            <w:tcW w:w="7433" w:type="dxa"/>
          </w:tcPr>
          <w:p w14:paraId="6BB9B752" w14:textId="77777777" w:rsidR="00015970" w:rsidRDefault="00015970" w:rsidP="00821A42">
            <w:commentRangeStart w:id="24"/>
            <w:r>
              <w:t>Cross reference to Land Management &gt; Ownerships &gt; Joint Ownership</w:t>
            </w:r>
            <w:commentRangeEnd w:id="24"/>
            <w:r w:rsidR="00B93AA3">
              <w:rPr>
                <w:rStyle w:val="CommentReference"/>
              </w:rPr>
              <w:commentReference w:id="24"/>
            </w:r>
          </w:p>
        </w:tc>
      </w:tr>
      <w:tr w:rsidR="00015970" w14:paraId="5B22C77A" w14:textId="77777777" w:rsidTr="00821A42">
        <w:tc>
          <w:tcPr>
            <w:tcW w:w="1809" w:type="dxa"/>
          </w:tcPr>
          <w:p w14:paraId="6E15B6BD" w14:textId="77777777" w:rsidR="00015970" w:rsidRDefault="00015970" w:rsidP="00821A42">
            <w:r>
              <w:t>Why</w:t>
            </w:r>
          </w:p>
        </w:tc>
        <w:tc>
          <w:tcPr>
            <w:tcW w:w="7433" w:type="dxa"/>
          </w:tcPr>
          <w:p w14:paraId="52106C97" w14:textId="77777777" w:rsidR="00015970" w:rsidRDefault="00015970" w:rsidP="00015970">
            <w:pPr>
              <w:ind w:left="410"/>
            </w:pPr>
          </w:p>
        </w:tc>
      </w:tr>
      <w:tr w:rsidR="00015970" w14:paraId="0C120A80" w14:textId="77777777" w:rsidTr="00821A42">
        <w:tc>
          <w:tcPr>
            <w:tcW w:w="1809" w:type="dxa"/>
          </w:tcPr>
          <w:p w14:paraId="604B7F5E" w14:textId="77777777" w:rsidR="00015970" w:rsidRDefault="00015970" w:rsidP="00821A42">
            <w:r>
              <w:t>Who</w:t>
            </w:r>
          </w:p>
        </w:tc>
        <w:tc>
          <w:tcPr>
            <w:tcW w:w="7433" w:type="dxa"/>
          </w:tcPr>
          <w:p w14:paraId="4B621024" w14:textId="77777777" w:rsidR="00015970" w:rsidRDefault="00015970" w:rsidP="00821A42"/>
        </w:tc>
      </w:tr>
      <w:tr w:rsidR="00015970" w14:paraId="3B49A23A" w14:textId="77777777" w:rsidTr="00821A42">
        <w:tc>
          <w:tcPr>
            <w:tcW w:w="1809" w:type="dxa"/>
          </w:tcPr>
          <w:p w14:paraId="2B2986AD" w14:textId="77777777" w:rsidR="00015970" w:rsidRDefault="00015970" w:rsidP="00821A42">
            <w:r>
              <w:t>When</w:t>
            </w:r>
          </w:p>
        </w:tc>
        <w:tc>
          <w:tcPr>
            <w:tcW w:w="7433" w:type="dxa"/>
          </w:tcPr>
          <w:p w14:paraId="73205AD5" w14:textId="77777777" w:rsidR="00015970" w:rsidRDefault="00015970" w:rsidP="00821A42">
            <w:pPr>
              <w:ind w:left="360"/>
            </w:pPr>
          </w:p>
        </w:tc>
      </w:tr>
      <w:tr w:rsidR="00015970" w14:paraId="1A4A8DFA" w14:textId="77777777" w:rsidTr="00821A42">
        <w:tc>
          <w:tcPr>
            <w:tcW w:w="1809" w:type="dxa"/>
          </w:tcPr>
          <w:p w14:paraId="12E166DC" w14:textId="77777777" w:rsidR="00015970" w:rsidRDefault="00015970" w:rsidP="00821A42"/>
        </w:tc>
        <w:tc>
          <w:tcPr>
            <w:tcW w:w="7433" w:type="dxa"/>
          </w:tcPr>
          <w:p w14:paraId="6C33CCF4" w14:textId="77777777" w:rsidR="00015970" w:rsidRDefault="00015970" w:rsidP="00821A42"/>
        </w:tc>
      </w:tr>
    </w:tbl>
    <w:p w14:paraId="39356180" w14:textId="77777777" w:rsidR="00015970" w:rsidRDefault="00015970" w:rsidP="0005780D"/>
    <w:p w14:paraId="4FEA2F62" w14:textId="77777777" w:rsidR="00015970" w:rsidRPr="00015970" w:rsidRDefault="00015970" w:rsidP="00015970">
      <w:pPr>
        <w:pStyle w:val="Heading4"/>
      </w:pPr>
      <w:bookmarkStart w:id="25" w:name="_Toc67062738"/>
      <w:r>
        <w:t>Group Customer</w:t>
      </w:r>
      <w:r w:rsidRPr="00015970">
        <w:t xml:space="preserve"> Maintenance</w:t>
      </w:r>
      <w:bookmarkEnd w:id="2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015970" w14:paraId="14ED4E9B" w14:textId="77777777" w:rsidTr="00821A42">
        <w:tc>
          <w:tcPr>
            <w:tcW w:w="1809" w:type="dxa"/>
          </w:tcPr>
          <w:p w14:paraId="6628B22B" w14:textId="77777777" w:rsidR="00015970" w:rsidRDefault="00015970" w:rsidP="00821A42">
            <w:r>
              <w:t>What</w:t>
            </w:r>
          </w:p>
        </w:tc>
        <w:tc>
          <w:tcPr>
            <w:tcW w:w="7433" w:type="dxa"/>
          </w:tcPr>
          <w:p w14:paraId="42480738" w14:textId="2CB5C115" w:rsidR="00015970" w:rsidRDefault="00B31C84" w:rsidP="00821A42">
            <w:pPr>
              <w:ind w:left="50"/>
            </w:pPr>
            <w:r>
              <w:t>Group Customer</w:t>
            </w:r>
            <w:r w:rsidR="00015970">
              <w:t xml:space="preserve"> Maintenance is the ongoing process of creating and maintaining </w:t>
            </w:r>
            <w:r w:rsidR="00B760C1">
              <w:t xml:space="preserve">the current and historical list of Group Members, including which Group Member plays the role of Lead </w:t>
            </w:r>
            <w:r w:rsidR="00B67CC8">
              <w:t xml:space="preserve">(or Nominated) </w:t>
            </w:r>
            <w:r w:rsidR="00B760C1">
              <w:t>Member.</w:t>
            </w:r>
            <w:r w:rsidR="00B67CC8">
              <w:t xml:space="preserve">  This includes:</w:t>
            </w:r>
          </w:p>
          <w:p w14:paraId="6049C2E3" w14:textId="2AF1C58C" w:rsidR="008030ED" w:rsidRDefault="008030ED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Create a Group Customer for </w:t>
            </w:r>
            <w:r w:rsidR="007E4269">
              <w:t>specific</w:t>
            </w:r>
            <w:r>
              <w:t xml:space="preserve"> Revenue Line</w:t>
            </w:r>
          </w:p>
          <w:p w14:paraId="08C66C9D" w14:textId="77777777" w:rsidR="00B67CC8" w:rsidRDefault="00A05616" w:rsidP="008A6408">
            <w:pPr>
              <w:pStyle w:val="ListParagraph"/>
              <w:numPr>
                <w:ilvl w:val="0"/>
                <w:numId w:val="8"/>
              </w:numPr>
            </w:pPr>
            <w:r>
              <w:t>Add or Remove a Group Member</w:t>
            </w:r>
          </w:p>
          <w:p w14:paraId="3F4176F6" w14:textId="77777777" w:rsidR="00A05616" w:rsidRDefault="00B5639F" w:rsidP="008A6408">
            <w:pPr>
              <w:pStyle w:val="ListParagraph"/>
              <w:numPr>
                <w:ilvl w:val="0"/>
                <w:numId w:val="8"/>
              </w:numPr>
            </w:pPr>
            <w:r>
              <w:t>Chronological history of Group Membership</w:t>
            </w:r>
          </w:p>
          <w:p w14:paraId="4D7D907C" w14:textId="77777777" w:rsidR="00B5639F" w:rsidRDefault="00B5639F" w:rsidP="008A6408">
            <w:pPr>
              <w:pStyle w:val="ListParagraph"/>
              <w:numPr>
                <w:ilvl w:val="0"/>
                <w:numId w:val="8"/>
              </w:numPr>
            </w:pPr>
            <w:r>
              <w:t>Maintain Lead (or Nominated) Member Periods</w:t>
            </w:r>
          </w:p>
          <w:p w14:paraId="651CCC12" w14:textId="77777777" w:rsidR="00B760C1" w:rsidRDefault="00B760C1" w:rsidP="00821A42">
            <w:pPr>
              <w:ind w:left="50"/>
            </w:pPr>
            <w:r>
              <w:t xml:space="preserve">Group Customers </w:t>
            </w:r>
            <w:r w:rsidR="007A7930">
              <w:t>are</w:t>
            </w:r>
            <w:r w:rsidR="00B67CC8">
              <w:t xml:space="preserve"> relevant for the following Revenue Lines:</w:t>
            </w:r>
          </w:p>
          <w:p w14:paraId="1CCDC561" w14:textId="77777777" w:rsidR="00015970" w:rsidRDefault="00B67CC8" w:rsidP="008A6408">
            <w:pPr>
              <w:pStyle w:val="ListParagraph"/>
              <w:numPr>
                <w:ilvl w:val="0"/>
                <w:numId w:val="4"/>
              </w:numPr>
            </w:pPr>
            <w:r>
              <w:t>Land Tax</w:t>
            </w:r>
          </w:p>
          <w:p w14:paraId="1D19D0DD" w14:textId="77777777" w:rsidR="00015970" w:rsidRDefault="00B67CC8" w:rsidP="008A6408">
            <w:pPr>
              <w:pStyle w:val="ListParagraph"/>
              <w:numPr>
                <w:ilvl w:val="0"/>
                <w:numId w:val="4"/>
              </w:numPr>
            </w:pPr>
            <w:r>
              <w:t>Payroll Tax</w:t>
            </w:r>
          </w:p>
          <w:p w14:paraId="026E71BA" w14:textId="77777777" w:rsidR="00B67CC8" w:rsidRDefault="00B67CC8" w:rsidP="008A6408">
            <w:pPr>
              <w:pStyle w:val="ListParagraph"/>
              <w:numPr>
                <w:ilvl w:val="0"/>
                <w:numId w:val="4"/>
              </w:numPr>
            </w:pPr>
            <w:r>
              <w:t>Wagering and Betting Tax</w:t>
            </w:r>
          </w:p>
          <w:p w14:paraId="620D8BF7" w14:textId="77777777" w:rsidR="00EA3429" w:rsidRPr="0005122E" w:rsidRDefault="00961B10" w:rsidP="008A6408">
            <w:pPr>
              <w:pStyle w:val="ListParagraph"/>
              <w:numPr>
                <w:ilvl w:val="0"/>
                <w:numId w:val="4"/>
              </w:numPr>
              <w:rPr>
                <w:color w:val="FF0000"/>
              </w:rPr>
            </w:pPr>
            <w:r w:rsidRPr="00B93AA3">
              <w:rPr>
                <w:color w:val="FF0000"/>
              </w:rPr>
              <w:t>OTHERS?</w:t>
            </w:r>
          </w:p>
          <w:p w14:paraId="3CBF60B2" w14:textId="77777777" w:rsidR="00EA3429" w:rsidRPr="00B93AA3" w:rsidRDefault="00EA3429" w:rsidP="0005122E">
            <w:r>
              <w:t xml:space="preserve">Also cross reference to the Group Registration capability at Revenue Line level as the Group Customer and Revenue Line Registration </w:t>
            </w:r>
            <w:r w:rsidR="00C83643">
              <w:t>are</w:t>
            </w:r>
            <w:r>
              <w:t xml:space="preserve"> tightly coupled</w:t>
            </w:r>
            <w:r w:rsidR="00C253C3">
              <w:t xml:space="preserve"> (i.e. Group Customer only exists as the Group Registration is required)</w:t>
            </w:r>
            <w:r>
              <w:t>.</w:t>
            </w:r>
          </w:p>
        </w:tc>
      </w:tr>
      <w:tr w:rsidR="00015970" w14:paraId="5CB83FDB" w14:textId="77777777" w:rsidTr="00821A42">
        <w:tc>
          <w:tcPr>
            <w:tcW w:w="1809" w:type="dxa"/>
          </w:tcPr>
          <w:p w14:paraId="6EED3DCA" w14:textId="77777777" w:rsidR="00015970" w:rsidRDefault="00015970" w:rsidP="00821A42">
            <w:r>
              <w:t>Why</w:t>
            </w:r>
          </w:p>
        </w:tc>
        <w:tc>
          <w:tcPr>
            <w:tcW w:w="7433" w:type="dxa"/>
          </w:tcPr>
          <w:p w14:paraId="1E68520A" w14:textId="77777777" w:rsidR="008B2B20" w:rsidRDefault="008B2B20" w:rsidP="008B2B20">
            <w:r>
              <w:t>Group Customer Maintenance enables SRO to have current and historical Group Membership records for each Group Customer, which assists with the:</w:t>
            </w:r>
          </w:p>
          <w:p w14:paraId="23201397" w14:textId="1168CA5F" w:rsidR="008B2B20" w:rsidRDefault="008B2B20" w:rsidP="008A6408">
            <w:pPr>
              <w:pStyle w:val="ListParagraph"/>
              <w:numPr>
                <w:ilvl w:val="0"/>
                <w:numId w:val="5"/>
              </w:numPr>
            </w:pPr>
            <w:r>
              <w:t xml:space="preserve">Correct application of tax free thresholds </w:t>
            </w:r>
            <w:r w:rsidR="00D003D6">
              <w:t xml:space="preserve">and rates </w:t>
            </w:r>
            <w:r>
              <w:t xml:space="preserve">for relevant Revenue Lines as </w:t>
            </w:r>
            <w:r w:rsidR="007E4269">
              <w:t>listed</w:t>
            </w:r>
            <w:r>
              <w:t xml:space="preserve"> above</w:t>
            </w:r>
            <w:ins w:id="26" w:author="Brendan Harrison" w:date="2021-03-15T15:41:00Z">
              <w:r w:rsidR="00545389">
                <w:t xml:space="preserve"> </w:t>
              </w:r>
            </w:ins>
            <w:ins w:id="27" w:author="Brendan Harrison" w:date="2021-03-15T15:42:00Z">
              <w:r w:rsidR="00545389">
                <w:t>to ensure correct calculation of liability</w:t>
              </w:r>
            </w:ins>
            <w:r w:rsidR="007E4269">
              <w:t>.  For example:</w:t>
            </w:r>
          </w:p>
          <w:p w14:paraId="34241F7B" w14:textId="61F66B89" w:rsidR="0086768F" w:rsidRDefault="00D003D6" w:rsidP="0086768F">
            <w:pPr>
              <w:pStyle w:val="ListParagraph"/>
              <w:numPr>
                <w:ilvl w:val="1"/>
                <w:numId w:val="5"/>
              </w:numPr>
            </w:pPr>
            <w:r>
              <w:t xml:space="preserve">The </w:t>
            </w:r>
            <w:r w:rsidRPr="0086768F">
              <w:rPr>
                <w:i/>
              </w:rPr>
              <w:t>Land Tax Act 2005</w:t>
            </w:r>
            <w:r>
              <w:t xml:space="preserve"> requires related corporations based on controlling interest to be treated as a single corporation for the purpose of the Act.</w:t>
            </w:r>
            <w:r w:rsidR="0086768F">
              <w:t xml:space="preserve">  Once grouped</w:t>
            </w:r>
            <w:r>
              <w:t xml:space="preserve">, </w:t>
            </w:r>
            <w:r w:rsidR="004D5EFD">
              <w:t xml:space="preserve">the relevant tax free threshold and rates are applied to </w:t>
            </w:r>
            <w:r>
              <w:t>their total combined aggregate</w:t>
            </w:r>
            <w:r w:rsidR="004D5EFD">
              <w:t>d site value (rather than individually)</w:t>
            </w:r>
          </w:p>
          <w:p w14:paraId="4F0D09FA" w14:textId="6BE5102C" w:rsidR="008B2B20" w:rsidRDefault="008B2B20" w:rsidP="008A6408">
            <w:pPr>
              <w:pStyle w:val="ListParagraph"/>
              <w:numPr>
                <w:ilvl w:val="0"/>
                <w:numId w:val="5"/>
              </w:numPr>
              <w:rPr>
                <w:ins w:id="28" w:author="Brendan Harrison" w:date="2021-03-15T15:41:00Z"/>
              </w:rPr>
            </w:pPr>
            <w:r>
              <w:t>Ease of tax administration where Grouping provisions are applicable to a Revenue Line</w:t>
            </w:r>
          </w:p>
          <w:p w14:paraId="4DAA6590" w14:textId="5DD4464F" w:rsidR="00545389" w:rsidRDefault="00545389" w:rsidP="008A6408">
            <w:pPr>
              <w:pStyle w:val="ListParagraph"/>
              <w:numPr>
                <w:ilvl w:val="0"/>
                <w:numId w:val="5"/>
              </w:numPr>
            </w:pPr>
            <w:ins w:id="29" w:author="Brendan Harrison" w:date="2021-03-15T15:42:00Z">
              <w:r>
                <w:t>Application of lod</w:t>
              </w:r>
            </w:ins>
            <w:ins w:id="30" w:author="Brendan Harrison" w:date="2021-03-15T15:43:00Z">
              <w:r>
                <w:t>gement of returns from the correct party</w:t>
              </w:r>
            </w:ins>
          </w:p>
          <w:p w14:paraId="42449942" w14:textId="77777777" w:rsidR="00015970" w:rsidRDefault="008B2B20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015970" w14:paraId="7251DE61" w14:textId="77777777" w:rsidTr="00821A42">
        <w:tc>
          <w:tcPr>
            <w:tcW w:w="1809" w:type="dxa"/>
          </w:tcPr>
          <w:p w14:paraId="2376AE52" w14:textId="77777777" w:rsidR="00015970" w:rsidRDefault="00015970" w:rsidP="00821A42">
            <w:r>
              <w:t>Who</w:t>
            </w:r>
          </w:p>
        </w:tc>
        <w:tc>
          <w:tcPr>
            <w:tcW w:w="7433" w:type="dxa"/>
          </w:tcPr>
          <w:p w14:paraId="1B0A39A3" w14:textId="77777777" w:rsidR="00015970" w:rsidRDefault="00015970" w:rsidP="00821A42">
            <w:r>
              <w:t>See Customer Management</w:t>
            </w:r>
          </w:p>
        </w:tc>
      </w:tr>
      <w:tr w:rsidR="00015970" w14:paraId="6C35C751" w14:textId="77777777" w:rsidTr="00821A42">
        <w:tc>
          <w:tcPr>
            <w:tcW w:w="1809" w:type="dxa"/>
          </w:tcPr>
          <w:p w14:paraId="49CD29F8" w14:textId="77777777" w:rsidR="00015970" w:rsidRDefault="00015970" w:rsidP="00821A42">
            <w:r>
              <w:t>When</w:t>
            </w:r>
          </w:p>
        </w:tc>
        <w:tc>
          <w:tcPr>
            <w:tcW w:w="7433" w:type="dxa"/>
          </w:tcPr>
          <w:p w14:paraId="5ECFFD50" w14:textId="77777777" w:rsidR="00015970" w:rsidRDefault="00015970" w:rsidP="00821A42">
            <w:pPr>
              <w:ind w:left="360"/>
            </w:pPr>
          </w:p>
        </w:tc>
      </w:tr>
      <w:tr w:rsidR="00015970" w14:paraId="3711570F" w14:textId="77777777" w:rsidTr="00821A42">
        <w:tc>
          <w:tcPr>
            <w:tcW w:w="1809" w:type="dxa"/>
          </w:tcPr>
          <w:p w14:paraId="662C65C9" w14:textId="77777777" w:rsidR="00015970" w:rsidRDefault="00015970" w:rsidP="00821A42"/>
        </w:tc>
        <w:tc>
          <w:tcPr>
            <w:tcW w:w="7433" w:type="dxa"/>
          </w:tcPr>
          <w:p w14:paraId="5049B77F" w14:textId="77777777" w:rsidR="00015970" w:rsidRDefault="00015970" w:rsidP="00821A42"/>
        </w:tc>
      </w:tr>
    </w:tbl>
    <w:p w14:paraId="2F459EB6" w14:textId="77777777" w:rsidR="00245B12" w:rsidRDefault="00245B12" w:rsidP="0005780D"/>
    <w:p w14:paraId="1CE671CE" w14:textId="77777777" w:rsidR="00532A2A" w:rsidRPr="00B833E1" w:rsidRDefault="00532A2A" w:rsidP="00532A2A">
      <w:pPr>
        <w:pStyle w:val="Heading4"/>
      </w:pPr>
      <w:bookmarkStart w:id="31" w:name="_Toc67062739"/>
      <w:r w:rsidRPr="00B833E1">
        <w:lastRenderedPageBreak/>
        <w:t>Deceased Estate Maintenance</w:t>
      </w:r>
      <w:bookmarkEnd w:id="3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2"/>
        <w:gridCol w:w="7244"/>
      </w:tblGrid>
      <w:tr w:rsidR="00532A2A" w14:paraId="4FCA0828" w14:textId="77777777" w:rsidTr="00821A42">
        <w:tc>
          <w:tcPr>
            <w:tcW w:w="1809" w:type="dxa"/>
          </w:tcPr>
          <w:p w14:paraId="4FA89C77" w14:textId="77777777" w:rsidR="00532A2A" w:rsidRDefault="00532A2A" w:rsidP="00821A42">
            <w:r>
              <w:t>What</w:t>
            </w:r>
          </w:p>
        </w:tc>
        <w:tc>
          <w:tcPr>
            <w:tcW w:w="7433" w:type="dxa"/>
          </w:tcPr>
          <w:p w14:paraId="128756A7" w14:textId="26976A79" w:rsidR="0050313F" w:rsidRDefault="0050313F" w:rsidP="00821A42">
            <w:pPr>
              <w:ind w:left="50"/>
            </w:pPr>
            <w:r>
              <w:t xml:space="preserve">Deceased Estate Maintenance is the process of </w:t>
            </w:r>
            <w:ins w:id="32" w:author="Brendan Harrison" w:date="2021-03-15T15:45:00Z">
              <w:r w:rsidR="00B83BB0">
                <w:t>recording the death of a customer, recording the appointment of an executor, applying any im</w:t>
              </w:r>
            </w:ins>
            <w:ins w:id="33" w:author="Brendan Harrison" w:date="2021-03-15T15:46:00Z">
              <w:r w:rsidR="00B83BB0">
                <w:t xml:space="preserve">plications this has for the calculation of tax liabilities and </w:t>
              </w:r>
            </w:ins>
            <w:r>
              <w:t>winding up a deceased person’s affairs with the SRO.  This includes:</w:t>
            </w:r>
          </w:p>
          <w:p w14:paraId="6D13FAD7" w14:textId="77777777" w:rsidR="0050313F" w:rsidRDefault="0050313F" w:rsidP="008A6408">
            <w:pPr>
              <w:pStyle w:val="ListParagraph"/>
              <w:numPr>
                <w:ilvl w:val="0"/>
                <w:numId w:val="10"/>
              </w:numPr>
            </w:pPr>
            <w:r>
              <w:t>Update the deceased SRO Customer record with Date of Death and Legal Name change to “Estate of &lt;LEGAL NAME&gt;”</w:t>
            </w:r>
          </w:p>
          <w:p w14:paraId="328AF075" w14:textId="77777777" w:rsidR="0050313F" w:rsidRDefault="0050313F" w:rsidP="008A6408">
            <w:pPr>
              <w:pStyle w:val="ListParagraph"/>
              <w:numPr>
                <w:ilvl w:val="0"/>
                <w:numId w:val="10"/>
              </w:numPr>
            </w:pPr>
            <w:r>
              <w:t>Appoint (create and maintain) Executors against the estate</w:t>
            </w:r>
          </w:p>
          <w:p w14:paraId="17379724" w14:textId="77777777" w:rsidR="00532A2A" w:rsidRDefault="0050313F" w:rsidP="008A6408">
            <w:pPr>
              <w:pStyle w:val="ListParagraph"/>
              <w:numPr>
                <w:ilvl w:val="0"/>
                <w:numId w:val="10"/>
              </w:numPr>
            </w:pPr>
            <w:r>
              <w:t>Linkage of SRO Customers across Estate(s) and Executor(s)</w:t>
            </w:r>
          </w:p>
          <w:p w14:paraId="4AAE035D" w14:textId="41C270EE" w:rsidR="00B8730F" w:rsidRDefault="00B8730F" w:rsidP="008A6408">
            <w:pPr>
              <w:pStyle w:val="ListParagraph"/>
              <w:numPr>
                <w:ilvl w:val="0"/>
                <w:numId w:val="10"/>
              </w:numPr>
            </w:pPr>
            <w:r>
              <w:t xml:space="preserve">Trigger ceasing of Principal Place of Residence exemption upon </w:t>
            </w:r>
            <w:r w:rsidR="00F353E4">
              <w:t xml:space="preserve">reaching the </w:t>
            </w:r>
            <w:r>
              <w:t>legislated period post-death</w:t>
            </w:r>
          </w:p>
          <w:p w14:paraId="10C3E4F9" w14:textId="69A9A2BF" w:rsidR="00B8730F" w:rsidRDefault="00B8730F" w:rsidP="008A6408">
            <w:pPr>
              <w:pStyle w:val="ListParagraph"/>
              <w:numPr>
                <w:ilvl w:val="0"/>
                <w:numId w:val="10"/>
              </w:numPr>
            </w:pPr>
            <w:r>
              <w:t xml:space="preserve">Trigger usage of special Land Tax rates </w:t>
            </w:r>
            <w:r w:rsidR="00F353E4">
              <w:t>upon reaching the legislated period post-death</w:t>
            </w:r>
          </w:p>
          <w:p w14:paraId="4633E44C" w14:textId="77777777" w:rsidR="00B833E1" w:rsidRPr="00F13AFA" w:rsidRDefault="00B833E1" w:rsidP="008A6408">
            <w:pPr>
              <w:pStyle w:val="ListParagraph"/>
              <w:numPr>
                <w:ilvl w:val="0"/>
                <w:numId w:val="10"/>
              </w:numPr>
            </w:pPr>
            <w:r w:rsidRPr="00B833E1">
              <w:rPr>
                <w:color w:val="FF0000"/>
              </w:rPr>
              <w:t>OTHERS?</w:t>
            </w:r>
          </w:p>
        </w:tc>
      </w:tr>
      <w:tr w:rsidR="00532A2A" w14:paraId="7814C043" w14:textId="77777777" w:rsidTr="00821A42">
        <w:tc>
          <w:tcPr>
            <w:tcW w:w="1809" w:type="dxa"/>
          </w:tcPr>
          <w:p w14:paraId="14A7CA7D" w14:textId="77777777" w:rsidR="00532A2A" w:rsidRDefault="00532A2A" w:rsidP="00821A42">
            <w:r>
              <w:t>Why</w:t>
            </w:r>
          </w:p>
        </w:tc>
        <w:tc>
          <w:tcPr>
            <w:tcW w:w="7433" w:type="dxa"/>
          </w:tcPr>
          <w:p w14:paraId="040FDCBB" w14:textId="77777777" w:rsidR="00B833E1" w:rsidRDefault="00D041B0" w:rsidP="00821A42">
            <w:r>
              <w:t>Deceased Estate Maintenance enables SRO to</w:t>
            </w:r>
            <w:r w:rsidR="00B833E1">
              <w:t>:</w:t>
            </w:r>
          </w:p>
          <w:p w14:paraId="6F9391B3" w14:textId="77777777" w:rsidR="00532A2A" w:rsidRDefault="00B833E1" w:rsidP="00B833E1">
            <w:pPr>
              <w:pStyle w:val="ListParagraph"/>
              <w:numPr>
                <w:ilvl w:val="0"/>
                <w:numId w:val="23"/>
              </w:numPr>
            </w:pPr>
            <w:r>
              <w:t>Update the SRO Customer record to reflect the legal status</w:t>
            </w:r>
          </w:p>
          <w:p w14:paraId="0B4980D5" w14:textId="3DBE2C03" w:rsidR="00B833E1" w:rsidRDefault="00B833E1" w:rsidP="00B833E1">
            <w:pPr>
              <w:pStyle w:val="ListParagraph"/>
              <w:numPr>
                <w:ilvl w:val="0"/>
                <w:numId w:val="23"/>
              </w:numPr>
            </w:pPr>
            <w:r>
              <w:t>Record</w:t>
            </w:r>
            <w:r w:rsidR="00F353E4">
              <w:t xml:space="preserve"> and maintain</w:t>
            </w:r>
            <w:r>
              <w:t xml:space="preserve"> Executor to liaise with to wind up the estate</w:t>
            </w:r>
          </w:p>
          <w:p w14:paraId="1DE02826" w14:textId="77777777" w:rsidR="00532A2A" w:rsidRDefault="00B833E1" w:rsidP="008A6408">
            <w:pPr>
              <w:pStyle w:val="ListParagraph"/>
              <w:numPr>
                <w:ilvl w:val="0"/>
                <w:numId w:val="5"/>
              </w:numPr>
            </w:pPr>
            <w:r>
              <w:t>Correctly handle exemptions and tax liability calculations in accordance with relevant legislation</w:t>
            </w:r>
          </w:p>
          <w:p w14:paraId="3B70F932" w14:textId="77777777" w:rsidR="00532A2A" w:rsidRDefault="00532A2A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532A2A" w14:paraId="41E3C226" w14:textId="77777777" w:rsidTr="00821A42">
        <w:tc>
          <w:tcPr>
            <w:tcW w:w="1809" w:type="dxa"/>
          </w:tcPr>
          <w:p w14:paraId="4F20C705" w14:textId="77777777" w:rsidR="00532A2A" w:rsidRDefault="00532A2A" w:rsidP="00821A42">
            <w:r>
              <w:t>Who</w:t>
            </w:r>
          </w:p>
        </w:tc>
        <w:tc>
          <w:tcPr>
            <w:tcW w:w="7433" w:type="dxa"/>
          </w:tcPr>
          <w:p w14:paraId="377FEE3F" w14:textId="77777777" w:rsidR="00532A2A" w:rsidRDefault="00532A2A" w:rsidP="00821A42">
            <w:r>
              <w:t>See Customer Management</w:t>
            </w:r>
          </w:p>
        </w:tc>
      </w:tr>
      <w:tr w:rsidR="00532A2A" w14:paraId="5E294316" w14:textId="77777777" w:rsidTr="00821A42">
        <w:tc>
          <w:tcPr>
            <w:tcW w:w="1809" w:type="dxa"/>
          </w:tcPr>
          <w:p w14:paraId="599C0EC9" w14:textId="77777777" w:rsidR="00532A2A" w:rsidRDefault="00532A2A" w:rsidP="00821A42">
            <w:r>
              <w:t>When</w:t>
            </w:r>
          </w:p>
        </w:tc>
        <w:tc>
          <w:tcPr>
            <w:tcW w:w="7433" w:type="dxa"/>
          </w:tcPr>
          <w:p w14:paraId="52F00CD6" w14:textId="77777777" w:rsidR="00532A2A" w:rsidRDefault="00532A2A" w:rsidP="00821A42">
            <w:pPr>
              <w:ind w:left="360"/>
            </w:pPr>
          </w:p>
        </w:tc>
      </w:tr>
      <w:tr w:rsidR="00532A2A" w14:paraId="22D43D6C" w14:textId="77777777" w:rsidTr="00821A42">
        <w:tc>
          <w:tcPr>
            <w:tcW w:w="1809" w:type="dxa"/>
          </w:tcPr>
          <w:p w14:paraId="6FFF788F" w14:textId="77777777" w:rsidR="00532A2A" w:rsidRDefault="00532A2A" w:rsidP="00821A42"/>
        </w:tc>
        <w:tc>
          <w:tcPr>
            <w:tcW w:w="7433" w:type="dxa"/>
          </w:tcPr>
          <w:p w14:paraId="36C0F06C" w14:textId="77777777" w:rsidR="00532A2A" w:rsidRDefault="00532A2A" w:rsidP="00821A42"/>
        </w:tc>
      </w:tr>
    </w:tbl>
    <w:p w14:paraId="43451813" w14:textId="77777777" w:rsidR="00532A2A" w:rsidRDefault="00532A2A" w:rsidP="0005780D"/>
    <w:p w14:paraId="4CB96173" w14:textId="77777777" w:rsidR="0039237A" w:rsidRPr="00386A38" w:rsidRDefault="00736FBA" w:rsidP="0039237A">
      <w:pPr>
        <w:pStyle w:val="Heading4"/>
      </w:pPr>
      <w:bookmarkStart w:id="34" w:name="_Toc67062740"/>
      <w:r w:rsidRPr="00386A38">
        <w:t>Insolvency</w:t>
      </w:r>
      <w:r w:rsidR="00B93AA3" w:rsidRPr="00386A38">
        <w:t xml:space="preserve"> Maintenance</w:t>
      </w:r>
      <w:bookmarkEnd w:id="3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39237A" w14:paraId="3A2C29E5" w14:textId="77777777" w:rsidTr="001C398E">
        <w:tc>
          <w:tcPr>
            <w:tcW w:w="1809" w:type="dxa"/>
          </w:tcPr>
          <w:p w14:paraId="7EDC5CBA" w14:textId="77777777" w:rsidR="0039237A" w:rsidRDefault="0039237A" w:rsidP="001C398E">
            <w:r>
              <w:t>What</w:t>
            </w:r>
          </w:p>
        </w:tc>
        <w:tc>
          <w:tcPr>
            <w:tcW w:w="7433" w:type="dxa"/>
          </w:tcPr>
          <w:p w14:paraId="66DE579C" w14:textId="77777777" w:rsidR="0039237A" w:rsidRDefault="00882E0E" w:rsidP="001C398E">
            <w:pPr>
              <w:ind w:left="50"/>
            </w:pPr>
            <w:r>
              <w:t>Insolvency</w:t>
            </w:r>
            <w:r w:rsidR="0039237A">
              <w:t xml:space="preserve"> Maintenance is the process of winding up a </w:t>
            </w:r>
            <w:r>
              <w:t>bankrupt legal entity’s</w:t>
            </w:r>
            <w:r w:rsidR="0039237A">
              <w:t xml:space="preserve"> affairs with the SRO.  This includes:</w:t>
            </w:r>
          </w:p>
          <w:p w14:paraId="7AD3E83D" w14:textId="77777777" w:rsidR="0039237A" w:rsidRDefault="0039237A" w:rsidP="001C398E">
            <w:pPr>
              <w:pStyle w:val="ListParagraph"/>
              <w:numPr>
                <w:ilvl w:val="0"/>
                <w:numId w:val="10"/>
              </w:numPr>
            </w:pPr>
            <w:r>
              <w:t xml:space="preserve">Update the </w:t>
            </w:r>
            <w:r w:rsidR="00F41BB4">
              <w:t>bankrupt customer’s Legal Name to reflect</w:t>
            </w:r>
            <w:r>
              <w:t xml:space="preserve"> </w:t>
            </w:r>
            <w:r w:rsidR="00F41BB4">
              <w:t>the relevant type of insolvency administration</w:t>
            </w:r>
          </w:p>
          <w:p w14:paraId="2E8173EE" w14:textId="6546F0E7" w:rsidR="0039237A" w:rsidRDefault="0039237A" w:rsidP="001C398E">
            <w:pPr>
              <w:pStyle w:val="ListParagraph"/>
              <w:numPr>
                <w:ilvl w:val="0"/>
                <w:numId w:val="10"/>
              </w:numPr>
            </w:pPr>
            <w:r>
              <w:t xml:space="preserve">Appoint (create and maintain) </w:t>
            </w:r>
            <w:r w:rsidR="00F41BB4">
              <w:t>an Insolvency</w:t>
            </w:r>
            <w:r>
              <w:t xml:space="preserve"> </w:t>
            </w:r>
            <w:r w:rsidR="00F41BB4">
              <w:t xml:space="preserve">Practitioner </w:t>
            </w:r>
            <w:r>
              <w:t xml:space="preserve">against the </w:t>
            </w:r>
            <w:r w:rsidR="00F41BB4">
              <w:t>customer</w:t>
            </w:r>
          </w:p>
          <w:p w14:paraId="6D94B684" w14:textId="1C928DB4" w:rsidR="00DF2CB2" w:rsidRDefault="00DF2CB2" w:rsidP="001C398E">
            <w:pPr>
              <w:pStyle w:val="ListParagraph"/>
              <w:numPr>
                <w:ilvl w:val="0"/>
                <w:numId w:val="10"/>
              </w:numPr>
            </w:pPr>
            <w:r>
              <w:t>Enable usage of Insolvency Practitioner contacts on behalf of bankrupt customer</w:t>
            </w:r>
          </w:p>
          <w:p w14:paraId="37495065" w14:textId="77777777" w:rsidR="0039237A" w:rsidRDefault="0039237A" w:rsidP="001C398E">
            <w:pPr>
              <w:pStyle w:val="ListParagraph"/>
              <w:numPr>
                <w:ilvl w:val="0"/>
                <w:numId w:val="10"/>
              </w:numPr>
            </w:pPr>
            <w:r>
              <w:t xml:space="preserve">Linkage of SRO Customers across </w:t>
            </w:r>
            <w:r w:rsidR="00F41BB4">
              <w:t>bankrupt customer and Insolvency Practitioner</w:t>
            </w:r>
          </w:p>
          <w:p w14:paraId="129E11DA" w14:textId="19DC74A8" w:rsidR="0039237A" w:rsidRDefault="00F41BB4" w:rsidP="001C398E">
            <w:pPr>
              <w:pStyle w:val="ListParagraph"/>
              <w:numPr>
                <w:ilvl w:val="0"/>
                <w:numId w:val="10"/>
              </w:numPr>
              <w:rPr>
                <w:ins w:id="35" w:author="Brendan Harrison" w:date="2021-03-15T15:49:00Z"/>
              </w:rPr>
            </w:pPr>
            <w:r>
              <w:t>Trigger relevant insolvency rules relating to Payroll Tax Reconciliation periods</w:t>
            </w:r>
          </w:p>
          <w:p w14:paraId="39741C8F" w14:textId="4249F9D1" w:rsidR="00B83BB0" w:rsidRDefault="00B83BB0" w:rsidP="001C398E">
            <w:pPr>
              <w:pStyle w:val="ListParagraph"/>
              <w:numPr>
                <w:ilvl w:val="0"/>
                <w:numId w:val="10"/>
              </w:numPr>
            </w:pPr>
            <w:ins w:id="36" w:author="Brendan Harrison" w:date="2021-03-15T15:49:00Z">
              <w:r>
                <w:t>Triggers the production of a proof of debt if applicable to establish the SRO’s claims in any dispersal of funds</w:t>
              </w:r>
            </w:ins>
            <w:ins w:id="37" w:author="Brendan Harrison" w:date="2021-03-15T15:50:00Z">
              <w:r>
                <w:t xml:space="preserve"> from the Insolvency</w:t>
              </w:r>
            </w:ins>
          </w:p>
          <w:p w14:paraId="551FA5E5" w14:textId="77777777" w:rsidR="0039237A" w:rsidRPr="00F13AFA" w:rsidRDefault="0039237A" w:rsidP="001C398E">
            <w:pPr>
              <w:pStyle w:val="ListParagraph"/>
              <w:numPr>
                <w:ilvl w:val="0"/>
                <w:numId w:val="10"/>
              </w:numPr>
            </w:pPr>
            <w:r w:rsidRPr="00B833E1">
              <w:rPr>
                <w:color w:val="FF0000"/>
              </w:rPr>
              <w:t>OTHERS?</w:t>
            </w:r>
          </w:p>
        </w:tc>
      </w:tr>
      <w:tr w:rsidR="0039237A" w14:paraId="468BC8B5" w14:textId="77777777" w:rsidTr="001C398E">
        <w:tc>
          <w:tcPr>
            <w:tcW w:w="1809" w:type="dxa"/>
          </w:tcPr>
          <w:p w14:paraId="4B4FF8A7" w14:textId="77777777" w:rsidR="0039237A" w:rsidRDefault="0039237A" w:rsidP="001C398E">
            <w:r>
              <w:t>Why</w:t>
            </w:r>
          </w:p>
        </w:tc>
        <w:tc>
          <w:tcPr>
            <w:tcW w:w="7433" w:type="dxa"/>
          </w:tcPr>
          <w:p w14:paraId="5602FCED" w14:textId="77777777" w:rsidR="0039237A" w:rsidRDefault="00F41BB4" w:rsidP="001C398E">
            <w:r>
              <w:t>Insolvency</w:t>
            </w:r>
            <w:r w:rsidR="0039237A">
              <w:t xml:space="preserve"> Maintenance enables SRO to:</w:t>
            </w:r>
          </w:p>
          <w:p w14:paraId="4BADFD45" w14:textId="77777777" w:rsidR="0039237A" w:rsidRDefault="0039237A" w:rsidP="001C398E">
            <w:pPr>
              <w:pStyle w:val="ListParagraph"/>
              <w:numPr>
                <w:ilvl w:val="0"/>
                <w:numId w:val="23"/>
              </w:numPr>
            </w:pPr>
            <w:r>
              <w:t>Update the SRO Customer record to reflect the legal status</w:t>
            </w:r>
          </w:p>
          <w:p w14:paraId="6CDA0C7E" w14:textId="77777777" w:rsidR="0039237A" w:rsidRDefault="0039237A" w:rsidP="001C398E">
            <w:pPr>
              <w:pStyle w:val="ListParagraph"/>
              <w:numPr>
                <w:ilvl w:val="0"/>
                <w:numId w:val="23"/>
              </w:numPr>
            </w:pPr>
            <w:r>
              <w:t xml:space="preserve">Record </w:t>
            </w:r>
            <w:r w:rsidR="00F41BB4">
              <w:t>Insolvency Practitioner</w:t>
            </w:r>
            <w:r>
              <w:t xml:space="preserve"> to liaise with to wind up the </w:t>
            </w:r>
            <w:r w:rsidR="00F41BB4">
              <w:t>administration</w:t>
            </w:r>
          </w:p>
          <w:p w14:paraId="041E221B" w14:textId="2B019BF9" w:rsidR="0039237A" w:rsidRDefault="0039237A" w:rsidP="001C398E">
            <w:pPr>
              <w:pStyle w:val="ListParagraph"/>
              <w:numPr>
                <w:ilvl w:val="0"/>
                <w:numId w:val="5"/>
              </w:numPr>
              <w:rPr>
                <w:ins w:id="38" w:author="Brendan Harrison" w:date="2021-03-15T15:50:00Z"/>
              </w:rPr>
            </w:pPr>
            <w:r>
              <w:t xml:space="preserve">Correctly handle </w:t>
            </w:r>
            <w:r w:rsidR="00F41BB4">
              <w:t>downstream processing for the bankrupt customer</w:t>
            </w:r>
            <w:r>
              <w:t xml:space="preserve"> in accordance with relevant legislation</w:t>
            </w:r>
          </w:p>
          <w:p w14:paraId="77C95926" w14:textId="1414A12C" w:rsidR="00B83BB0" w:rsidRDefault="00B83BB0" w:rsidP="001C398E">
            <w:pPr>
              <w:pStyle w:val="ListParagraph"/>
              <w:numPr>
                <w:ilvl w:val="0"/>
                <w:numId w:val="5"/>
              </w:numPr>
            </w:pPr>
            <w:ins w:id="39" w:author="Brendan Harrison" w:date="2021-03-15T15:50:00Z">
              <w:r>
                <w:t>Establish the SRO’s entitlement to any pay</w:t>
              </w:r>
            </w:ins>
            <w:ins w:id="40" w:author="Brendan Harrison" w:date="2021-03-15T15:51:00Z">
              <w:r>
                <w:t>ment at the finalisation of the Insolvency</w:t>
              </w:r>
            </w:ins>
          </w:p>
          <w:p w14:paraId="130F21AE" w14:textId="77777777" w:rsidR="0039237A" w:rsidRDefault="0039237A" w:rsidP="001C398E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39237A" w14:paraId="4ED28B9F" w14:textId="77777777" w:rsidTr="001C398E">
        <w:tc>
          <w:tcPr>
            <w:tcW w:w="1809" w:type="dxa"/>
          </w:tcPr>
          <w:p w14:paraId="7B9F9FF1" w14:textId="77777777" w:rsidR="0039237A" w:rsidRDefault="0039237A" w:rsidP="001C398E">
            <w:r>
              <w:lastRenderedPageBreak/>
              <w:t>Who</w:t>
            </w:r>
          </w:p>
        </w:tc>
        <w:tc>
          <w:tcPr>
            <w:tcW w:w="7433" w:type="dxa"/>
          </w:tcPr>
          <w:p w14:paraId="35C7D8BD" w14:textId="77777777" w:rsidR="0039237A" w:rsidRDefault="0039237A" w:rsidP="001C398E">
            <w:r>
              <w:t>See Customer Management</w:t>
            </w:r>
          </w:p>
        </w:tc>
      </w:tr>
      <w:tr w:rsidR="0039237A" w14:paraId="3F566EDB" w14:textId="77777777" w:rsidTr="001C398E">
        <w:tc>
          <w:tcPr>
            <w:tcW w:w="1809" w:type="dxa"/>
          </w:tcPr>
          <w:p w14:paraId="7E433F1B" w14:textId="77777777" w:rsidR="0039237A" w:rsidRDefault="0039237A" w:rsidP="001C398E">
            <w:r>
              <w:t>When</w:t>
            </w:r>
          </w:p>
        </w:tc>
        <w:tc>
          <w:tcPr>
            <w:tcW w:w="7433" w:type="dxa"/>
          </w:tcPr>
          <w:p w14:paraId="74D8E1AC" w14:textId="77777777" w:rsidR="0039237A" w:rsidRDefault="0039237A" w:rsidP="001C398E">
            <w:pPr>
              <w:ind w:left="360"/>
            </w:pPr>
          </w:p>
        </w:tc>
      </w:tr>
      <w:tr w:rsidR="0039237A" w14:paraId="4D369F8F" w14:textId="77777777" w:rsidTr="001C398E">
        <w:tc>
          <w:tcPr>
            <w:tcW w:w="1809" w:type="dxa"/>
          </w:tcPr>
          <w:p w14:paraId="71E7ACA2" w14:textId="77777777" w:rsidR="0039237A" w:rsidRDefault="0039237A" w:rsidP="001C398E"/>
        </w:tc>
        <w:tc>
          <w:tcPr>
            <w:tcW w:w="7433" w:type="dxa"/>
          </w:tcPr>
          <w:p w14:paraId="5FD6C453" w14:textId="77777777" w:rsidR="0039237A" w:rsidRDefault="0039237A" w:rsidP="001C398E"/>
        </w:tc>
      </w:tr>
    </w:tbl>
    <w:p w14:paraId="43941102" w14:textId="77777777" w:rsidR="00B93AA3" w:rsidRDefault="00B93AA3" w:rsidP="0005780D"/>
    <w:p w14:paraId="225D4E53" w14:textId="77777777" w:rsidR="00153DFC" w:rsidRPr="00EB7F75" w:rsidRDefault="00153DFC" w:rsidP="00153DFC">
      <w:pPr>
        <w:pStyle w:val="Heading4"/>
      </w:pPr>
      <w:bookmarkStart w:id="41" w:name="_Toc67062741"/>
      <w:r w:rsidRPr="00EB7F75">
        <w:t>Customer History</w:t>
      </w:r>
      <w:bookmarkEnd w:id="4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4"/>
        <w:gridCol w:w="7252"/>
      </w:tblGrid>
      <w:tr w:rsidR="00153DFC" w14:paraId="76FEECAE" w14:textId="77777777" w:rsidTr="00821A42">
        <w:tc>
          <w:tcPr>
            <w:tcW w:w="1809" w:type="dxa"/>
          </w:tcPr>
          <w:p w14:paraId="70927C66" w14:textId="77777777" w:rsidR="00153DFC" w:rsidRDefault="00153DFC" w:rsidP="00821A42">
            <w:r>
              <w:t>What</w:t>
            </w:r>
          </w:p>
        </w:tc>
        <w:tc>
          <w:tcPr>
            <w:tcW w:w="7433" w:type="dxa"/>
          </w:tcPr>
          <w:p w14:paraId="3EBB4260" w14:textId="77777777" w:rsidR="00153DFC" w:rsidRDefault="00F35D83" w:rsidP="00821A42">
            <w:pPr>
              <w:ind w:left="50"/>
            </w:pPr>
            <w:r>
              <w:t xml:space="preserve">Customer History maintains a </w:t>
            </w:r>
            <w:r w:rsidR="00707386">
              <w:t>change history of key SRO Customer data</w:t>
            </w:r>
            <w:r w:rsidR="00FB0BC5">
              <w:t xml:space="preserve"> and </w:t>
            </w:r>
            <w:r w:rsidR="001E2271">
              <w:t>events</w:t>
            </w:r>
            <w:r w:rsidR="00153DFC">
              <w:t>.  This includes:</w:t>
            </w:r>
          </w:p>
          <w:p w14:paraId="1A67C32C" w14:textId="77777777" w:rsidR="00F353E4" w:rsidRDefault="001E2271" w:rsidP="008A6408">
            <w:pPr>
              <w:pStyle w:val="ListParagraph"/>
              <w:numPr>
                <w:ilvl w:val="0"/>
                <w:numId w:val="8"/>
              </w:numPr>
            </w:pPr>
            <w:commentRangeStart w:id="42"/>
            <w:r>
              <w:t>Customer data</w:t>
            </w:r>
            <w:r w:rsidR="00FB0BC5">
              <w:t xml:space="preserve"> </w:t>
            </w:r>
            <w:r>
              <w:t>such as</w:t>
            </w:r>
            <w:r w:rsidR="00FB0BC5">
              <w:t>:</w:t>
            </w:r>
            <w:r>
              <w:t xml:space="preserve"> </w:t>
            </w:r>
          </w:p>
          <w:p w14:paraId="1B006292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Legal Name</w:t>
            </w:r>
          </w:p>
          <w:p w14:paraId="73DE6BA9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Company or Individual identifiers</w:t>
            </w:r>
          </w:p>
          <w:p w14:paraId="7C9C0EDD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Contact information</w:t>
            </w:r>
          </w:p>
          <w:p w14:paraId="52A46113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Addresses</w:t>
            </w:r>
          </w:p>
          <w:p w14:paraId="30EE3751" w14:textId="31C7A226" w:rsidR="00153DFC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 xml:space="preserve">Mailing </w:t>
            </w:r>
            <w:commentRangeStart w:id="43"/>
            <w:r>
              <w:t>Protocol</w:t>
            </w:r>
            <w:commentRangeEnd w:id="42"/>
            <w:r w:rsidR="001666BF">
              <w:rPr>
                <w:rStyle w:val="CommentReference"/>
              </w:rPr>
              <w:commentReference w:id="42"/>
            </w:r>
            <w:commentRangeEnd w:id="43"/>
            <w:r w:rsidR="00B83BB0">
              <w:rPr>
                <w:rStyle w:val="CommentReference"/>
              </w:rPr>
              <w:commentReference w:id="43"/>
            </w:r>
          </w:p>
          <w:p w14:paraId="1C9C0375" w14:textId="66EFE580" w:rsidR="00F353E4" w:rsidRDefault="00FB0BC5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SRO events for each registered Revenue Line relating to business </w:t>
            </w:r>
            <w:r w:rsidR="00F353E4">
              <w:t>administration areas</w:t>
            </w:r>
            <w:r>
              <w:t xml:space="preserve"> </w:t>
            </w:r>
            <w:r w:rsidR="001E2271">
              <w:t>such as</w:t>
            </w:r>
            <w:r>
              <w:t>:</w:t>
            </w:r>
          </w:p>
          <w:p w14:paraId="398E3AA2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Action Item</w:t>
            </w:r>
          </w:p>
          <w:p w14:paraId="285CD2D9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Assessment</w:t>
            </w:r>
          </w:p>
          <w:p w14:paraId="67D54F62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Autopay Payment Arrangement</w:t>
            </w:r>
          </w:p>
          <w:p w14:paraId="2F24B5AE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BTW Arrangement</w:t>
            </w:r>
          </w:p>
          <w:p w14:paraId="1791E152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Compliance</w:t>
            </w:r>
          </w:p>
          <w:p w14:paraId="442DBBC7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Correspondence</w:t>
            </w:r>
          </w:p>
          <w:p w14:paraId="143CC30C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Customer</w:t>
            </w:r>
          </w:p>
          <w:p w14:paraId="47391B16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Customer Event</w:t>
            </w:r>
          </w:p>
          <w:p w14:paraId="1262C1B3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Exemption</w:t>
            </w:r>
          </w:p>
          <w:p w14:paraId="706BAB6C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Investigation</w:t>
            </w:r>
          </w:p>
          <w:p w14:paraId="5B28FD4A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Litigation</w:t>
            </w:r>
          </w:p>
          <w:p w14:paraId="36DF6BF5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Non-Issue</w:t>
            </w:r>
          </w:p>
          <w:p w14:paraId="4AEF8582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Objection</w:t>
            </w:r>
          </w:p>
          <w:p w14:paraId="2939B846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Payment</w:t>
            </w:r>
          </w:p>
          <w:p w14:paraId="599B1331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Phone Call</w:t>
            </w:r>
          </w:p>
          <w:p w14:paraId="3FD027E9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Property</w:t>
            </w:r>
          </w:p>
          <w:p w14:paraId="5C8AB40B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Recovery</w:t>
            </w:r>
          </w:p>
          <w:p w14:paraId="1A3D67CC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Refund</w:t>
            </w:r>
          </w:p>
          <w:p w14:paraId="46DCC168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Registration</w:t>
            </w:r>
          </w:p>
          <w:p w14:paraId="4D04227C" w14:textId="77777777" w:rsidR="00F353E4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Return</w:t>
            </w:r>
          </w:p>
          <w:p w14:paraId="3DCCDB1E" w14:textId="76484175" w:rsidR="00153DFC" w:rsidRPr="00F13AFA" w:rsidRDefault="001E2271" w:rsidP="00F353E4">
            <w:pPr>
              <w:pStyle w:val="ListParagraph"/>
              <w:numPr>
                <w:ilvl w:val="1"/>
                <w:numId w:val="8"/>
              </w:numPr>
            </w:pPr>
            <w:r>
              <w:t>Submission</w:t>
            </w:r>
          </w:p>
        </w:tc>
      </w:tr>
      <w:tr w:rsidR="00153DFC" w14:paraId="63604A8B" w14:textId="77777777" w:rsidTr="00821A42">
        <w:tc>
          <w:tcPr>
            <w:tcW w:w="1809" w:type="dxa"/>
          </w:tcPr>
          <w:p w14:paraId="2CCAC6CC" w14:textId="77777777" w:rsidR="00153DFC" w:rsidRDefault="00153DFC" w:rsidP="00821A42">
            <w:r>
              <w:t>Why</w:t>
            </w:r>
          </w:p>
        </w:tc>
        <w:tc>
          <w:tcPr>
            <w:tcW w:w="7433" w:type="dxa"/>
          </w:tcPr>
          <w:p w14:paraId="7A39560D" w14:textId="77777777" w:rsidR="00153DFC" w:rsidRDefault="00FB0BC5" w:rsidP="00821A42">
            <w:r>
              <w:t>Customer History</w:t>
            </w:r>
            <w:r w:rsidR="00153DFC">
              <w:t xml:space="preserve"> enables SRO to </w:t>
            </w:r>
            <w:r>
              <w:t>record and access creation and historical information on key SRO Customer data and events</w:t>
            </w:r>
            <w:r w:rsidR="00153DFC">
              <w:t>, which assists with the:</w:t>
            </w:r>
          </w:p>
          <w:p w14:paraId="04A717AE" w14:textId="2CCCCFD6" w:rsidR="00153DFC" w:rsidRDefault="00FB0BC5" w:rsidP="008A6408">
            <w:pPr>
              <w:pStyle w:val="ListParagraph"/>
              <w:numPr>
                <w:ilvl w:val="0"/>
                <w:numId w:val="5"/>
              </w:numPr>
              <w:rPr>
                <w:ins w:id="44" w:author="Brendan Harrison" w:date="2021-03-15T15:53:00Z"/>
              </w:rPr>
            </w:pPr>
            <w:r>
              <w:t>Correct handling and resolution of SRO Customer contact enquiries and requests by having relevant historical information available</w:t>
            </w:r>
          </w:p>
          <w:p w14:paraId="484DFCF0" w14:textId="019C0F07" w:rsidR="00B83BB0" w:rsidRDefault="00B83BB0" w:rsidP="008A6408">
            <w:pPr>
              <w:pStyle w:val="ListParagraph"/>
              <w:numPr>
                <w:ilvl w:val="0"/>
                <w:numId w:val="5"/>
              </w:numPr>
              <w:rPr>
                <w:ins w:id="45" w:author="Brendan Harrison" w:date="2021-03-15T15:53:00Z"/>
              </w:rPr>
            </w:pPr>
            <w:ins w:id="46" w:author="Brendan Harrison" w:date="2021-03-15T15:53:00Z">
              <w:r>
                <w:t xml:space="preserve">Provide evidence of historical </w:t>
              </w:r>
              <w:r w:rsidR="004331FB">
                <w:t>positions of the customer record</w:t>
              </w:r>
            </w:ins>
          </w:p>
          <w:p w14:paraId="5AF91E1D" w14:textId="52832286" w:rsidR="004331FB" w:rsidRDefault="004331FB" w:rsidP="008A6408">
            <w:pPr>
              <w:pStyle w:val="ListParagraph"/>
              <w:numPr>
                <w:ilvl w:val="0"/>
                <w:numId w:val="5"/>
              </w:numPr>
            </w:pPr>
            <w:ins w:id="47" w:author="Brendan Harrison" w:date="2021-03-15T15:54:00Z">
              <w:r>
                <w:t>Evidence of who, when, why records were changed historically in the event of queries or investigations</w:t>
              </w:r>
            </w:ins>
          </w:p>
          <w:p w14:paraId="19441181" w14:textId="77777777" w:rsidR="00153DFC" w:rsidRDefault="00153DFC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153DFC" w14:paraId="20CBE7B0" w14:textId="77777777" w:rsidTr="00821A42">
        <w:tc>
          <w:tcPr>
            <w:tcW w:w="1809" w:type="dxa"/>
          </w:tcPr>
          <w:p w14:paraId="001897AF" w14:textId="77777777" w:rsidR="00153DFC" w:rsidRDefault="00153DFC" w:rsidP="00821A42">
            <w:r>
              <w:t>Who</w:t>
            </w:r>
          </w:p>
        </w:tc>
        <w:tc>
          <w:tcPr>
            <w:tcW w:w="7433" w:type="dxa"/>
          </w:tcPr>
          <w:p w14:paraId="4A7FB83D" w14:textId="77777777" w:rsidR="00153DFC" w:rsidRDefault="00153DFC" w:rsidP="00821A42">
            <w:r>
              <w:t>See Customer Management</w:t>
            </w:r>
          </w:p>
        </w:tc>
      </w:tr>
      <w:tr w:rsidR="00153DFC" w14:paraId="0BC1A18F" w14:textId="77777777" w:rsidTr="00821A42">
        <w:tc>
          <w:tcPr>
            <w:tcW w:w="1809" w:type="dxa"/>
          </w:tcPr>
          <w:p w14:paraId="4983FECA" w14:textId="77777777" w:rsidR="00153DFC" w:rsidRDefault="00153DFC" w:rsidP="00821A42">
            <w:r>
              <w:t>When</w:t>
            </w:r>
          </w:p>
        </w:tc>
        <w:tc>
          <w:tcPr>
            <w:tcW w:w="7433" w:type="dxa"/>
          </w:tcPr>
          <w:p w14:paraId="67D25988" w14:textId="77777777" w:rsidR="00153DFC" w:rsidRDefault="00153DFC" w:rsidP="00821A42">
            <w:pPr>
              <w:ind w:left="360"/>
            </w:pPr>
          </w:p>
        </w:tc>
      </w:tr>
      <w:tr w:rsidR="00153DFC" w14:paraId="1B6FA3AC" w14:textId="77777777" w:rsidTr="00821A42">
        <w:tc>
          <w:tcPr>
            <w:tcW w:w="1809" w:type="dxa"/>
          </w:tcPr>
          <w:p w14:paraId="1E5F94B0" w14:textId="77777777" w:rsidR="00153DFC" w:rsidRDefault="00153DFC" w:rsidP="00821A42"/>
        </w:tc>
        <w:tc>
          <w:tcPr>
            <w:tcW w:w="7433" w:type="dxa"/>
          </w:tcPr>
          <w:p w14:paraId="53D7DE15" w14:textId="77777777" w:rsidR="00153DFC" w:rsidRDefault="00153DFC" w:rsidP="00821A42"/>
        </w:tc>
      </w:tr>
    </w:tbl>
    <w:p w14:paraId="24E6C15F" w14:textId="77777777" w:rsidR="00736FBA" w:rsidRDefault="00736FBA" w:rsidP="0005780D"/>
    <w:p w14:paraId="439522B7" w14:textId="77777777" w:rsidR="00025C47" w:rsidRPr="00EB7F75" w:rsidRDefault="00025C47" w:rsidP="00025C47">
      <w:pPr>
        <w:pStyle w:val="Heading4"/>
      </w:pPr>
      <w:bookmarkStart w:id="48" w:name="_Toc67062742"/>
      <w:r>
        <w:lastRenderedPageBreak/>
        <w:t>Single Customer View</w:t>
      </w:r>
      <w:bookmarkEnd w:id="48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1"/>
        <w:gridCol w:w="7255"/>
      </w:tblGrid>
      <w:tr w:rsidR="00025C47" w14:paraId="7E8CB2FB" w14:textId="77777777" w:rsidTr="001C398E">
        <w:tc>
          <w:tcPr>
            <w:tcW w:w="1809" w:type="dxa"/>
          </w:tcPr>
          <w:p w14:paraId="4B61B214" w14:textId="77777777" w:rsidR="00025C47" w:rsidRDefault="00025C47" w:rsidP="001C398E">
            <w:r>
              <w:t>What</w:t>
            </w:r>
          </w:p>
        </w:tc>
        <w:tc>
          <w:tcPr>
            <w:tcW w:w="7433" w:type="dxa"/>
          </w:tcPr>
          <w:p w14:paraId="7DF97CCF" w14:textId="695AECBE" w:rsidR="00D41F4E" w:rsidRDefault="00025C47" w:rsidP="001C398E">
            <w:pPr>
              <w:ind w:left="50"/>
            </w:pPr>
            <w:r>
              <w:t>Single Customer View provides authorised SRO staff a 360</w:t>
            </w:r>
            <w:r>
              <w:rPr>
                <w:rFonts w:cstheme="minorHAnsi"/>
              </w:rPr>
              <w:t xml:space="preserve">° consolidated </w:t>
            </w:r>
            <w:r w:rsidR="00C42C22">
              <w:rPr>
                <w:rFonts w:cstheme="minorHAnsi"/>
              </w:rPr>
              <w:t>dashboard</w:t>
            </w:r>
            <w:r w:rsidR="00497033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view of all information relating to the SRO Customer</w:t>
            </w:r>
            <w:r w:rsidR="00497033">
              <w:rPr>
                <w:rFonts w:cstheme="minorHAnsi"/>
              </w:rPr>
              <w:t xml:space="preserve"> with seamless click through </w:t>
            </w:r>
            <w:r w:rsidR="00F353E4">
              <w:rPr>
                <w:rFonts w:cstheme="minorHAnsi"/>
              </w:rPr>
              <w:t xml:space="preserve">to access </w:t>
            </w:r>
            <w:r w:rsidR="00497033">
              <w:rPr>
                <w:rFonts w:cstheme="minorHAnsi"/>
              </w:rPr>
              <w:t>further details</w:t>
            </w:r>
            <w:r>
              <w:t xml:space="preserve">.  </w:t>
            </w:r>
          </w:p>
          <w:p w14:paraId="6735FF57" w14:textId="77777777" w:rsidR="00025C47" w:rsidRDefault="00D41F4E" w:rsidP="001C398E">
            <w:pPr>
              <w:ind w:left="50"/>
            </w:pPr>
            <w:r>
              <w:t>Key Customer Information</w:t>
            </w:r>
            <w:r w:rsidR="00025C47">
              <w:t xml:space="preserve"> includes:</w:t>
            </w:r>
          </w:p>
          <w:p w14:paraId="1D91AD69" w14:textId="77777777" w:rsidR="000662C0" w:rsidRDefault="00025C47" w:rsidP="001C398E">
            <w:pPr>
              <w:pStyle w:val="ListParagraph"/>
              <w:numPr>
                <w:ilvl w:val="0"/>
                <w:numId w:val="8"/>
              </w:numPr>
            </w:pPr>
            <w:r>
              <w:t>Customer details</w:t>
            </w:r>
          </w:p>
          <w:p w14:paraId="78B651D5" w14:textId="77777777" w:rsidR="00025C47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 xml:space="preserve">E.g. </w:t>
            </w:r>
            <w:r w:rsidR="00025C47" w:rsidRPr="00D41F4E">
              <w:rPr>
                <w:sz w:val="20"/>
              </w:rPr>
              <w:t xml:space="preserve">Legal Name, </w:t>
            </w:r>
            <w:r w:rsidR="00497033" w:rsidRPr="00D41F4E">
              <w:rPr>
                <w:sz w:val="20"/>
              </w:rPr>
              <w:t xml:space="preserve">Customer Type/Sub-Types, </w:t>
            </w:r>
            <w:r w:rsidR="00025C47" w:rsidRPr="00D41F4E">
              <w:rPr>
                <w:sz w:val="20"/>
              </w:rPr>
              <w:t xml:space="preserve">Company or Individual identifiers, </w:t>
            </w:r>
            <w:r w:rsidR="00497033" w:rsidRPr="00D41F4E">
              <w:rPr>
                <w:sz w:val="20"/>
              </w:rPr>
              <w:t>Communication details and preferences</w:t>
            </w:r>
            <w:r w:rsidRPr="00D41F4E">
              <w:rPr>
                <w:sz w:val="20"/>
              </w:rPr>
              <w:t xml:space="preserve"> etc.</w:t>
            </w:r>
          </w:p>
          <w:p w14:paraId="056E5D88" w14:textId="77777777" w:rsidR="000662C0" w:rsidRDefault="000662C0" w:rsidP="001C398E">
            <w:pPr>
              <w:pStyle w:val="ListParagraph"/>
              <w:numPr>
                <w:ilvl w:val="0"/>
                <w:numId w:val="8"/>
              </w:numPr>
            </w:pPr>
            <w:r>
              <w:t xml:space="preserve">Customer </w:t>
            </w:r>
            <w:r w:rsidR="00497033">
              <w:t>Roles and Relationships</w:t>
            </w:r>
          </w:p>
          <w:p w14:paraId="7606D556" w14:textId="38FF4A16" w:rsidR="00025C47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E.g. Land Owner, Joint Ownership member, Trust</w:t>
            </w:r>
            <w:r w:rsidR="00F353E4">
              <w:rPr>
                <w:sz w:val="20"/>
              </w:rPr>
              <w:t>ee,</w:t>
            </w:r>
            <w:r w:rsidRPr="00D41F4E">
              <w:rPr>
                <w:sz w:val="20"/>
              </w:rPr>
              <w:t xml:space="preserve"> Beneficiary</w:t>
            </w:r>
            <w:r w:rsidR="00F846DD">
              <w:rPr>
                <w:sz w:val="20"/>
              </w:rPr>
              <w:t>, Duplicate customers</w:t>
            </w:r>
            <w:r w:rsidRPr="00D41F4E">
              <w:rPr>
                <w:sz w:val="20"/>
              </w:rPr>
              <w:t xml:space="preserve"> etc.</w:t>
            </w:r>
          </w:p>
          <w:p w14:paraId="7F334783" w14:textId="77777777" w:rsidR="000662C0" w:rsidRDefault="000662C0" w:rsidP="001C398E">
            <w:pPr>
              <w:pStyle w:val="ListParagraph"/>
              <w:numPr>
                <w:ilvl w:val="0"/>
                <w:numId w:val="8"/>
              </w:numPr>
            </w:pPr>
            <w:r>
              <w:t>Revenue Line Registrations and key revenue line level information and transactions</w:t>
            </w:r>
          </w:p>
          <w:p w14:paraId="6D4B75C8" w14:textId="77777777" w:rsidR="000662C0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Registration details, returns, liabilities, assessments, refunds etc.</w:t>
            </w:r>
          </w:p>
          <w:p w14:paraId="02F269FA" w14:textId="77777777" w:rsidR="000662C0" w:rsidRDefault="000662C0" w:rsidP="001C398E">
            <w:pPr>
              <w:pStyle w:val="ListParagraph"/>
              <w:numPr>
                <w:ilvl w:val="0"/>
                <w:numId w:val="8"/>
              </w:numPr>
            </w:pPr>
            <w:r>
              <w:t>Customer level revenue administration areas</w:t>
            </w:r>
          </w:p>
          <w:p w14:paraId="28D85A16" w14:textId="77777777" w:rsidR="000662C0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 xml:space="preserve">E.g. Exemptions, Non-issues, </w:t>
            </w:r>
            <w:r w:rsidR="00B9387C">
              <w:rPr>
                <w:sz w:val="20"/>
              </w:rPr>
              <w:t xml:space="preserve">Payment Allocations, </w:t>
            </w:r>
            <w:r w:rsidRPr="00D41F4E">
              <w:rPr>
                <w:sz w:val="20"/>
              </w:rPr>
              <w:t>Miscellaneous costs, ANZSIC details, Compliance activities, Workflow etc.</w:t>
            </w:r>
          </w:p>
          <w:p w14:paraId="0F04D5AA" w14:textId="77777777" w:rsidR="000662C0" w:rsidRDefault="000662C0" w:rsidP="000662C0">
            <w:pPr>
              <w:pStyle w:val="ListParagraph"/>
              <w:numPr>
                <w:ilvl w:val="0"/>
                <w:numId w:val="8"/>
              </w:numPr>
            </w:pPr>
            <w:r>
              <w:t>Customer Case Management</w:t>
            </w:r>
          </w:p>
          <w:p w14:paraId="478592CE" w14:textId="77777777" w:rsidR="000662C0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E.g. Investigations, Objections, Valuation Objections, Private Rulings, Litigations, Recovery Cases</w:t>
            </w:r>
            <w:r w:rsidR="00D41F4E">
              <w:rPr>
                <w:sz w:val="20"/>
              </w:rPr>
              <w:t xml:space="preserve"> etc.</w:t>
            </w:r>
          </w:p>
          <w:p w14:paraId="6A5DBD94" w14:textId="77777777" w:rsidR="000662C0" w:rsidRDefault="000662C0" w:rsidP="000662C0">
            <w:pPr>
              <w:pStyle w:val="ListParagraph"/>
              <w:numPr>
                <w:ilvl w:val="0"/>
                <w:numId w:val="8"/>
              </w:numPr>
            </w:pPr>
            <w:r>
              <w:t>Customer Contact</w:t>
            </w:r>
          </w:p>
          <w:p w14:paraId="293EC151" w14:textId="77777777" w:rsidR="000662C0" w:rsidRPr="00D41F4E" w:rsidRDefault="000662C0" w:rsidP="000662C0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E.g. Inbound and outbound phone calls (and recordings), inbound and outbound written correspondence</w:t>
            </w:r>
          </w:p>
          <w:p w14:paraId="678AFF24" w14:textId="77777777" w:rsidR="000662C0" w:rsidRDefault="000662C0" w:rsidP="000662C0">
            <w:pPr>
              <w:pStyle w:val="ListParagraph"/>
              <w:numPr>
                <w:ilvl w:val="0"/>
                <w:numId w:val="8"/>
              </w:numPr>
            </w:pPr>
            <w:r>
              <w:t>Customer Applications</w:t>
            </w:r>
            <w:r w:rsidR="00D41F4E">
              <w:t xml:space="preserve"> and Activities</w:t>
            </w:r>
          </w:p>
          <w:p w14:paraId="5A6AE331" w14:textId="3F56DD89" w:rsidR="00D41F4E" w:rsidRPr="00D41F4E" w:rsidRDefault="00D41F4E" w:rsidP="00D41F4E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E.g. Land Clearance Certificate applications</w:t>
            </w:r>
          </w:p>
          <w:p w14:paraId="519AA3D8" w14:textId="77777777" w:rsidR="00D41F4E" w:rsidRDefault="00D41F4E" w:rsidP="00D41F4E">
            <w:pPr>
              <w:pStyle w:val="ListParagraph"/>
              <w:numPr>
                <w:ilvl w:val="0"/>
                <w:numId w:val="8"/>
              </w:numPr>
            </w:pPr>
            <w:r>
              <w:t>Customer Land Transfers</w:t>
            </w:r>
          </w:p>
          <w:p w14:paraId="348C7587" w14:textId="77777777" w:rsidR="00D41F4E" w:rsidRPr="00D41F4E" w:rsidRDefault="00D41F4E" w:rsidP="00D41F4E">
            <w:pPr>
              <w:pStyle w:val="ListParagraph"/>
              <w:numPr>
                <w:ilvl w:val="1"/>
                <w:numId w:val="8"/>
              </w:numPr>
              <w:rPr>
                <w:sz w:val="20"/>
              </w:rPr>
            </w:pPr>
            <w:r w:rsidRPr="00D41F4E">
              <w:rPr>
                <w:sz w:val="20"/>
              </w:rPr>
              <w:t>E.g. Notice of Acquisitions (NOAs)</w:t>
            </w:r>
          </w:p>
          <w:p w14:paraId="0B8590A4" w14:textId="77777777" w:rsidR="00D41F4E" w:rsidRDefault="00D41F4E" w:rsidP="001C398E">
            <w:pPr>
              <w:pStyle w:val="ListParagraph"/>
              <w:numPr>
                <w:ilvl w:val="0"/>
                <w:numId w:val="8"/>
              </w:numPr>
            </w:pPr>
            <w:r>
              <w:t>Customer Comments, History and Key Events</w:t>
            </w:r>
          </w:p>
          <w:p w14:paraId="1E0A99D4" w14:textId="77777777" w:rsidR="00025C47" w:rsidRDefault="00025C47" w:rsidP="00D41F4E"/>
          <w:p w14:paraId="17BC20FA" w14:textId="77777777" w:rsidR="00D41F4E" w:rsidRDefault="00D41F4E" w:rsidP="00D41F4E">
            <w:r>
              <w:t>Alongside the Single Customer View, the following capabilities are also critical:</w:t>
            </w:r>
          </w:p>
          <w:p w14:paraId="2749CAD3" w14:textId="77777777" w:rsidR="00F846DD" w:rsidRDefault="00D41F4E" w:rsidP="00D41F4E">
            <w:pPr>
              <w:pStyle w:val="ListParagraph"/>
              <w:numPr>
                <w:ilvl w:val="0"/>
                <w:numId w:val="22"/>
              </w:numPr>
            </w:pPr>
            <w:r>
              <w:t>Single unique customer identifier whe</w:t>
            </w:r>
            <w:r w:rsidR="00F846DD">
              <w:t>n interacting with customers</w:t>
            </w:r>
          </w:p>
          <w:p w14:paraId="54F6B660" w14:textId="77777777" w:rsidR="00F846DD" w:rsidRDefault="00F846DD" w:rsidP="00D41F4E">
            <w:pPr>
              <w:pStyle w:val="ListParagraph"/>
              <w:numPr>
                <w:ilvl w:val="0"/>
                <w:numId w:val="22"/>
              </w:numPr>
            </w:pPr>
            <w:r>
              <w:t>Effective and efficient ability to:</w:t>
            </w:r>
          </w:p>
          <w:p w14:paraId="17BF63C8" w14:textId="57D05AD5" w:rsidR="00F846DD" w:rsidRDefault="00F846DD" w:rsidP="00F846DD">
            <w:pPr>
              <w:pStyle w:val="ListParagraph"/>
              <w:numPr>
                <w:ilvl w:val="1"/>
                <w:numId w:val="22"/>
              </w:numPr>
            </w:pPr>
            <w:r>
              <w:t xml:space="preserve">Keep relevant customer details in sync (as required) upon automated or manual updates where some </w:t>
            </w:r>
            <w:r w:rsidR="00BD1417">
              <w:t xml:space="preserve">or all </w:t>
            </w:r>
            <w:r>
              <w:t xml:space="preserve">of this is </w:t>
            </w:r>
            <w:r w:rsidR="00BD1417">
              <w:t xml:space="preserve">information is </w:t>
            </w:r>
            <w:r>
              <w:t>recorded in multiple places</w:t>
            </w:r>
          </w:p>
          <w:p w14:paraId="2463C082" w14:textId="77777777" w:rsidR="00F846DD" w:rsidRDefault="00F846DD" w:rsidP="00F846DD">
            <w:pPr>
              <w:pStyle w:val="ListParagraph"/>
              <w:numPr>
                <w:ilvl w:val="1"/>
                <w:numId w:val="22"/>
              </w:numPr>
            </w:pPr>
            <w:r>
              <w:t>Manually search and select the correct Customer</w:t>
            </w:r>
          </w:p>
          <w:p w14:paraId="21DCEE54" w14:textId="77777777" w:rsidR="00F846DD" w:rsidRDefault="00B9387C" w:rsidP="00F846DD">
            <w:pPr>
              <w:pStyle w:val="ListParagraph"/>
              <w:numPr>
                <w:ilvl w:val="1"/>
                <w:numId w:val="22"/>
              </w:numPr>
            </w:pPr>
            <w:r>
              <w:t>Auto-m</w:t>
            </w:r>
            <w:r w:rsidR="00F846DD">
              <w:t xml:space="preserve">atch inbound customer </w:t>
            </w:r>
            <w:r>
              <w:t>correspondence</w:t>
            </w:r>
            <w:r w:rsidR="00F846DD">
              <w:t xml:space="preserve"> to correct Customer</w:t>
            </w:r>
          </w:p>
          <w:p w14:paraId="33AFE1B6" w14:textId="77777777" w:rsidR="00B9387C" w:rsidRDefault="00B9387C" w:rsidP="00F846DD">
            <w:pPr>
              <w:pStyle w:val="ListParagraph"/>
              <w:numPr>
                <w:ilvl w:val="1"/>
                <w:numId w:val="22"/>
              </w:numPr>
            </w:pPr>
            <w:r>
              <w:t>Auto-match incoming customer payments to correct Customer</w:t>
            </w:r>
          </w:p>
          <w:p w14:paraId="7D72CABF" w14:textId="77777777" w:rsidR="00F846DD" w:rsidRDefault="00B9387C" w:rsidP="00F846DD">
            <w:pPr>
              <w:pStyle w:val="ListParagraph"/>
              <w:numPr>
                <w:ilvl w:val="1"/>
                <w:numId w:val="22"/>
              </w:numPr>
            </w:pPr>
            <w:r>
              <w:t>Auto-match external transactions/updates to correct Customer to prevent duplicates being created</w:t>
            </w:r>
          </w:p>
          <w:p w14:paraId="37D8F41A" w14:textId="77777777" w:rsidR="00B9387C" w:rsidRDefault="00B9387C" w:rsidP="00F846DD">
            <w:pPr>
              <w:pStyle w:val="ListParagraph"/>
              <w:numPr>
                <w:ilvl w:val="1"/>
                <w:numId w:val="22"/>
              </w:numPr>
            </w:pPr>
            <w:r>
              <w:t>Generate standard or ad hoc reports based on the ‘single customer’ as required (as opposed to, say, multiple customers aligned to multiple registrations or roles)</w:t>
            </w:r>
          </w:p>
          <w:p w14:paraId="191966E2" w14:textId="7E91AC7B" w:rsidR="00F846DD" w:rsidRPr="00F13AFA" w:rsidRDefault="00BD1417" w:rsidP="00BD1417">
            <w:pPr>
              <w:pStyle w:val="ListParagraph"/>
              <w:numPr>
                <w:ilvl w:val="0"/>
                <w:numId w:val="22"/>
              </w:numPr>
            </w:pPr>
            <w:r w:rsidRPr="00BD1417">
              <w:rPr>
                <w:color w:val="FF0000"/>
              </w:rPr>
              <w:t>OTHERS?</w:t>
            </w:r>
          </w:p>
        </w:tc>
      </w:tr>
      <w:tr w:rsidR="00025C47" w14:paraId="065CCBE3" w14:textId="77777777" w:rsidTr="001C398E">
        <w:tc>
          <w:tcPr>
            <w:tcW w:w="1809" w:type="dxa"/>
          </w:tcPr>
          <w:p w14:paraId="76BB40F0" w14:textId="77777777" w:rsidR="00025C47" w:rsidRDefault="00025C47" w:rsidP="001C398E">
            <w:r>
              <w:t>Why</w:t>
            </w:r>
          </w:p>
        </w:tc>
        <w:tc>
          <w:tcPr>
            <w:tcW w:w="7433" w:type="dxa"/>
          </w:tcPr>
          <w:p w14:paraId="08B73DD6" w14:textId="77777777" w:rsidR="00025C47" w:rsidRDefault="00C42C22" w:rsidP="001C398E">
            <w:r>
              <w:t>Single Customer View enables SRO to view and access all relevant information about the SRO Customer in one place</w:t>
            </w:r>
            <w:r w:rsidR="00025C47">
              <w:t>, which assists with the:</w:t>
            </w:r>
          </w:p>
          <w:p w14:paraId="78CBFDF3" w14:textId="77777777" w:rsidR="00025C47" w:rsidRDefault="00C42C22" w:rsidP="001C398E">
            <w:pPr>
              <w:pStyle w:val="ListParagraph"/>
              <w:numPr>
                <w:ilvl w:val="0"/>
                <w:numId w:val="5"/>
              </w:numPr>
            </w:pPr>
            <w:r>
              <w:t>Streamlined and improved ability to handle inbound customer calls and requests, thereby providing a superior customer experience</w:t>
            </w:r>
          </w:p>
          <w:p w14:paraId="0B8B266A" w14:textId="620070E9" w:rsidR="00025C47" w:rsidRDefault="00C42C22" w:rsidP="001C398E">
            <w:pPr>
              <w:pStyle w:val="ListParagraph"/>
              <w:numPr>
                <w:ilvl w:val="0"/>
                <w:numId w:val="5"/>
              </w:numPr>
            </w:pPr>
            <w:r>
              <w:t>Greater efficiency and accuracy in day-to-day Operational and Compliance processing</w:t>
            </w:r>
            <w:ins w:id="49" w:author="Brendan Harrison" w:date="2021-03-15T15:56:00Z">
              <w:r w:rsidR="004331FB">
                <w:t xml:space="preserve"> by allowing decisions to be made in the </w:t>
              </w:r>
              <w:r w:rsidR="004331FB">
                <w:lastRenderedPageBreak/>
                <w:t>context of all previo</w:t>
              </w:r>
            </w:ins>
            <w:ins w:id="50" w:author="Brendan Harrison" w:date="2021-03-15T15:57:00Z">
              <w:r w:rsidR="004331FB">
                <w:t>us engagements and data relating to the customer</w:t>
              </w:r>
            </w:ins>
          </w:p>
          <w:p w14:paraId="44DA50DB" w14:textId="4FD0FC74" w:rsidR="00BD1417" w:rsidRDefault="00BD1417" w:rsidP="001C398E">
            <w:pPr>
              <w:pStyle w:val="ListParagraph"/>
              <w:numPr>
                <w:ilvl w:val="0"/>
                <w:numId w:val="5"/>
              </w:numPr>
            </w:pPr>
            <w:r w:rsidRPr="00BD1417">
              <w:rPr>
                <w:color w:val="FF0000"/>
              </w:rPr>
              <w:t>OTHERS?</w:t>
            </w:r>
          </w:p>
        </w:tc>
      </w:tr>
      <w:tr w:rsidR="00025C47" w14:paraId="7B0B8133" w14:textId="77777777" w:rsidTr="001C398E">
        <w:tc>
          <w:tcPr>
            <w:tcW w:w="1809" w:type="dxa"/>
          </w:tcPr>
          <w:p w14:paraId="31066D47" w14:textId="77777777" w:rsidR="00025C47" w:rsidRDefault="00025C47" w:rsidP="001C398E">
            <w:r>
              <w:lastRenderedPageBreak/>
              <w:t>Who</w:t>
            </w:r>
          </w:p>
        </w:tc>
        <w:tc>
          <w:tcPr>
            <w:tcW w:w="7433" w:type="dxa"/>
          </w:tcPr>
          <w:p w14:paraId="5E9AFDE7" w14:textId="77777777" w:rsidR="00025C47" w:rsidRDefault="00025C47" w:rsidP="001C398E">
            <w:r>
              <w:t>See Customer Management</w:t>
            </w:r>
          </w:p>
        </w:tc>
      </w:tr>
      <w:tr w:rsidR="00025C47" w14:paraId="0CFA3710" w14:textId="77777777" w:rsidTr="001C398E">
        <w:tc>
          <w:tcPr>
            <w:tcW w:w="1809" w:type="dxa"/>
          </w:tcPr>
          <w:p w14:paraId="03686C28" w14:textId="77777777" w:rsidR="00025C47" w:rsidRDefault="00025C47" w:rsidP="001C398E">
            <w:r>
              <w:t>When</w:t>
            </w:r>
          </w:p>
        </w:tc>
        <w:tc>
          <w:tcPr>
            <w:tcW w:w="7433" w:type="dxa"/>
          </w:tcPr>
          <w:p w14:paraId="5809D9ED" w14:textId="77777777" w:rsidR="00025C47" w:rsidRDefault="00025C47" w:rsidP="001C398E">
            <w:pPr>
              <w:ind w:left="360"/>
            </w:pPr>
          </w:p>
        </w:tc>
      </w:tr>
      <w:tr w:rsidR="00025C47" w14:paraId="0010F572" w14:textId="77777777" w:rsidTr="001C398E">
        <w:tc>
          <w:tcPr>
            <w:tcW w:w="1809" w:type="dxa"/>
          </w:tcPr>
          <w:p w14:paraId="761F0BBE" w14:textId="77777777" w:rsidR="00025C47" w:rsidRDefault="00025C47" w:rsidP="001C398E"/>
        </w:tc>
        <w:tc>
          <w:tcPr>
            <w:tcW w:w="7433" w:type="dxa"/>
          </w:tcPr>
          <w:p w14:paraId="20127B4D" w14:textId="77777777" w:rsidR="00025C47" w:rsidRDefault="00025C47" w:rsidP="001C398E"/>
        </w:tc>
      </w:tr>
    </w:tbl>
    <w:p w14:paraId="25A4B9EF" w14:textId="77777777" w:rsidR="00025C47" w:rsidRDefault="00025C47" w:rsidP="0005780D"/>
    <w:p w14:paraId="3B7DBD0C" w14:textId="77777777" w:rsidR="00736FBA" w:rsidRDefault="00736FBA" w:rsidP="00707386">
      <w:pPr>
        <w:pStyle w:val="Heading3"/>
      </w:pPr>
      <w:bookmarkStart w:id="51" w:name="_Toc67062743"/>
      <w:r>
        <w:t>Customer Communication Methods</w:t>
      </w:r>
      <w:bookmarkEnd w:id="5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E47664" w14:paraId="2710EB88" w14:textId="77777777" w:rsidTr="00821A42">
        <w:tc>
          <w:tcPr>
            <w:tcW w:w="1809" w:type="dxa"/>
          </w:tcPr>
          <w:p w14:paraId="61CA57D0" w14:textId="77777777" w:rsidR="00E47664" w:rsidRDefault="00E47664" w:rsidP="00821A42">
            <w:r>
              <w:t>What</w:t>
            </w:r>
          </w:p>
        </w:tc>
        <w:tc>
          <w:tcPr>
            <w:tcW w:w="7433" w:type="dxa"/>
          </w:tcPr>
          <w:p w14:paraId="2A97BA54" w14:textId="77777777" w:rsidR="00E47664" w:rsidRDefault="00E47664" w:rsidP="00821A42">
            <w:r>
              <w:t xml:space="preserve">Customer Communication Methods records and maintains the communication details and preferences for the SRO Customers.  </w:t>
            </w:r>
          </w:p>
          <w:p w14:paraId="19D3F459" w14:textId="77777777" w:rsidR="00E47664" w:rsidRDefault="00E47664" w:rsidP="00821A42">
            <w:r>
              <w:t>This encompasses:</w:t>
            </w:r>
          </w:p>
          <w:p w14:paraId="7351A6E9" w14:textId="77777777" w:rsidR="00E47664" w:rsidRDefault="00E47664" w:rsidP="00821A42">
            <w:pPr>
              <w:pStyle w:val="ListParagraph"/>
              <w:numPr>
                <w:ilvl w:val="0"/>
                <w:numId w:val="1"/>
              </w:numPr>
            </w:pPr>
            <w:r>
              <w:t>Customer Address Maintenance</w:t>
            </w:r>
          </w:p>
          <w:p w14:paraId="1E7D3BC5" w14:textId="77777777" w:rsidR="00E47664" w:rsidRDefault="00E47664" w:rsidP="00821A42">
            <w:pPr>
              <w:pStyle w:val="ListParagraph"/>
              <w:numPr>
                <w:ilvl w:val="0"/>
                <w:numId w:val="1"/>
              </w:numPr>
            </w:pPr>
            <w:r>
              <w:t>Return to Send</w:t>
            </w:r>
            <w:r w:rsidR="00807BE8">
              <w:t>er</w:t>
            </w:r>
            <w:r>
              <w:t xml:space="preserve"> Management</w:t>
            </w:r>
          </w:p>
          <w:p w14:paraId="456AC99C" w14:textId="77777777" w:rsidR="00E47664" w:rsidRDefault="00E47664" w:rsidP="00821A42">
            <w:pPr>
              <w:pStyle w:val="ListParagraph"/>
              <w:numPr>
                <w:ilvl w:val="0"/>
                <w:numId w:val="1"/>
              </w:numPr>
            </w:pPr>
            <w:r>
              <w:t>Customer Contact Maintenance</w:t>
            </w:r>
          </w:p>
          <w:p w14:paraId="2CC545BB" w14:textId="77777777" w:rsidR="00E47664" w:rsidRDefault="00E47664" w:rsidP="00E47664">
            <w:pPr>
              <w:pStyle w:val="ListParagraph"/>
              <w:numPr>
                <w:ilvl w:val="0"/>
                <w:numId w:val="1"/>
              </w:numPr>
            </w:pPr>
            <w:r>
              <w:t xml:space="preserve">Customer Communication Preference and </w:t>
            </w:r>
            <w:commentRangeStart w:id="52"/>
            <w:r>
              <w:t>Permissions</w:t>
            </w:r>
            <w:commentRangeEnd w:id="52"/>
            <w:r w:rsidR="004331FB">
              <w:rPr>
                <w:rStyle w:val="CommentReference"/>
              </w:rPr>
              <w:commentReference w:id="52"/>
            </w:r>
          </w:p>
        </w:tc>
      </w:tr>
      <w:tr w:rsidR="00E47664" w14:paraId="1979F8DC" w14:textId="77777777" w:rsidTr="00821A42">
        <w:tc>
          <w:tcPr>
            <w:tcW w:w="1809" w:type="dxa"/>
          </w:tcPr>
          <w:p w14:paraId="4F2876A7" w14:textId="77777777" w:rsidR="00E47664" w:rsidRDefault="00E47664" w:rsidP="00821A42">
            <w:r>
              <w:t>Why</w:t>
            </w:r>
          </w:p>
        </w:tc>
        <w:tc>
          <w:tcPr>
            <w:tcW w:w="7433" w:type="dxa"/>
          </w:tcPr>
          <w:p w14:paraId="5E5CD1FD" w14:textId="77777777" w:rsidR="00E47664" w:rsidRDefault="00E47664" w:rsidP="00821A42">
            <w:r>
              <w:t>Customer Communication Methods enable SRO to:</w:t>
            </w:r>
          </w:p>
          <w:p w14:paraId="29F0B146" w14:textId="77777777" w:rsidR="00E47664" w:rsidRDefault="00E47664" w:rsidP="008A6408">
            <w:pPr>
              <w:pStyle w:val="ListParagraph"/>
              <w:numPr>
                <w:ilvl w:val="0"/>
                <w:numId w:val="2"/>
              </w:numPr>
            </w:pPr>
            <w:r>
              <w:t>Maintain and utilise up-to-date contact information for the SRO Customer for tax administration purposes</w:t>
            </w:r>
          </w:p>
          <w:p w14:paraId="11CDA685" w14:textId="77777777" w:rsidR="00E47664" w:rsidRDefault="00E47664" w:rsidP="008A6408">
            <w:pPr>
              <w:pStyle w:val="ListParagraph"/>
              <w:numPr>
                <w:ilvl w:val="0"/>
                <w:numId w:val="2"/>
              </w:numPr>
            </w:pPr>
            <w:r>
              <w:t xml:space="preserve">Leverage </w:t>
            </w:r>
            <w:r w:rsidR="00807BE8">
              <w:t>contact information</w:t>
            </w:r>
            <w:r>
              <w:t xml:space="preserve"> for utilisation at the revenue line when relevant</w:t>
            </w:r>
          </w:p>
        </w:tc>
      </w:tr>
      <w:tr w:rsidR="00E47664" w14:paraId="50486B40" w14:textId="77777777" w:rsidTr="00821A42">
        <w:tc>
          <w:tcPr>
            <w:tcW w:w="1809" w:type="dxa"/>
          </w:tcPr>
          <w:p w14:paraId="774CE0C4" w14:textId="77777777" w:rsidR="00E47664" w:rsidRDefault="00E47664" w:rsidP="00821A42">
            <w:r>
              <w:t>Who</w:t>
            </w:r>
          </w:p>
        </w:tc>
        <w:tc>
          <w:tcPr>
            <w:tcW w:w="7433" w:type="dxa"/>
          </w:tcPr>
          <w:p w14:paraId="5B57BF08" w14:textId="77777777" w:rsidR="00E47664" w:rsidRDefault="00E47664" w:rsidP="00821A42">
            <w:r>
              <w:t>See Customer Management</w:t>
            </w:r>
          </w:p>
        </w:tc>
      </w:tr>
      <w:tr w:rsidR="00E47664" w14:paraId="476ED62A" w14:textId="77777777" w:rsidTr="00821A42">
        <w:tc>
          <w:tcPr>
            <w:tcW w:w="1809" w:type="dxa"/>
          </w:tcPr>
          <w:p w14:paraId="05474BD2" w14:textId="77777777" w:rsidR="00E47664" w:rsidRDefault="00E47664" w:rsidP="00821A42"/>
        </w:tc>
        <w:tc>
          <w:tcPr>
            <w:tcW w:w="7433" w:type="dxa"/>
          </w:tcPr>
          <w:p w14:paraId="1B347B67" w14:textId="77777777" w:rsidR="00E47664" w:rsidRDefault="00E47664" w:rsidP="00821A42"/>
        </w:tc>
      </w:tr>
    </w:tbl>
    <w:p w14:paraId="021AE87F" w14:textId="77777777" w:rsidR="00E47664" w:rsidRPr="00E47664" w:rsidRDefault="00E47664" w:rsidP="00E47664"/>
    <w:p w14:paraId="5D55FE71" w14:textId="77777777" w:rsidR="00736FBA" w:rsidRDefault="00736FBA" w:rsidP="00707386">
      <w:pPr>
        <w:pStyle w:val="Heading4"/>
      </w:pPr>
      <w:bookmarkStart w:id="53" w:name="_Toc67062744"/>
      <w:r>
        <w:t>Customer Address Maintenance</w:t>
      </w:r>
      <w:bookmarkEnd w:id="5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3"/>
        <w:gridCol w:w="7253"/>
      </w:tblGrid>
      <w:tr w:rsidR="008E3D84" w14:paraId="2DAE3786" w14:textId="77777777" w:rsidTr="00821A42">
        <w:tc>
          <w:tcPr>
            <w:tcW w:w="1809" w:type="dxa"/>
          </w:tcPr>
          <w:p w14:paraId="470F18A2" w14:textId="77777777" w:rsidR="008E3D84" w:rsidRDefault="008E3D84" w:rsidP="00821A42">
            <w:r>
              <w:t>What</w:t>
            </w:r>
          </w:p>
        </w:tc>
        <w:tc>
          <w:tcPr>
            <w:tcW w:w="7433" w:type="dxa"/>
          </w:tcPr>
          <w:p w14:paraId="2930D8B1" w14:textId="77777777" w:rsidR="008E3D84" w:rsidRDefault="008E3D84" w:rsidP="00821A42">
            <w:pPr>
              <w:ind w:left="50"/>
            </w:pPr>
            <w:commentRangeStart w:id="54"/>
            <w:r>
              <w:t xml:space="preserve">Customer Address Maintenance maintains a </w:t>
            </w:r>
            <w:r w:rsidR="00807BE8">
              <w:t xml:space="preserve">list of addresses relating to the SRO </w:t>
            </w:r>
            <w:commentRangeStart w:id="55"/>
            <w:r w:rsidR="00807BE8">
              <w:t>Customer</w:t>
            </w:r>
            <w:commentRangeEnd w:id="54"/>
            <w:r w:rsidR="0021215E">
              <w:rPr>
                <w:rStyle w:val="CommentReference"/>
              </w:rPr>
              <w:commentReference w:id="54"/>
            </w:r>
            <w:commentRangeEnd w:id="55"/>
            <w:r w:rsidR="00675002">
              <w:rPr>
                <w:rStyle w:val="CommentReference"/>
              </w:rPr>
              <w:commentReference w:id="55"/>
            </w:r>
            <w:r w:rsidR="00807BE8">
              <w:t xml:space="preserve">.  </w:t>
            </w:r>
            <w:r>
              <w:t>This includes:</w:t>
            </w:r>
          </w:p>
          <w:p w14:paraId="51F5CFF9" w14:textId="77777777" w:rsidR="008E3D84" w:rsidRDefault="00807BE8" w:rsidP="008A6408">
            <w:pPr>
              <w:pStyle w:val="ListParagraph"/>
              <w:numPr>
                <w:ilvl w:val="0"/>
                <w:numId w:val="8"/>
              </w:numPr>
            </w:pPr>
            <w:r>
              <w:t>Maintaining multiple addresses for the SRO Customer relating to different Usage Types and supporting different Address Formats</w:t>
            </w:r>
          </w:p>
          <w:p w14:paraId="5E385CD8" w14:textId="77777777" w:rsidR="008E3D84" w:rsidRDefault="001666BF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Add, Update </w:t>
            </w:r>
            <w:r w:rsidR="00807BE8">
              <w:t>or Delete an Address</w:t>
            </w:r>
            <w:r w:rsidR="00B37DCD">
              <w:t>, including:</w:t>
            </w:r>
          </w:p>
          <w:p w14:paraId="334EBF0F" w14:textId="77777777" w:rsidR="00B37DCD" w:rsidRDefault="00B37DCD" w:rsidP="00B37DCD">
            <w:pPr>
              <w:pStyle w:val="ListParagraph"/>
              <w:numPr>
                <w:ilvl w:val="1"/>
                <w:numId w:val="8"/>
              </w:numPr>
            </w:pPr>
            <w:r>
              <w:t>Customer self-service</w:t>
            </w:r>
          </w:p>
          <w:p w14:paraId="6F046E33" w14:textId="77777777" w:rsidR="00B37DCD" w:rsidRDefault="00B37DCD" w:rsidP="00B37DCD">
            <w:pPr>
              <w:pStyle w:val="ListParagraph"/>
              <w:numPr>
                <w:ilvl w:val="1"/>
                <w:numId w:val="8"/>
              </w:numPr>
            </w:pPr>
            <w:r>
              <w:t>Customer verbal or written request</w:t>
            </w:r>
          </w:p>
          <w:p w14:paraId="18048CDF" w14:textId="77777777" w:rsidR="00B37DCD" w:rsidRDefault="00B37DCD" w:rsidP="00B37DCD">
            <w:pPr>
              <w:pStyle w:val="ListParagraph"/>
              <w:numPr>
                <w:ilvl w:val="1"/>
                <w:numId w:val="8"/>
              </w:numPr>
            </w:pPr>
            <w:r>
              <w:t>External data validation/update processes</w:t>
            </w:r>
          </w:p>
          <w:p w14:paraId="019D01AF" w14:textId="77777777" w:rsidR="00B37DCD" w:rsidRDefault="00B37DCD" w:rsidP="00B37DCD">
            <w:pPr>
              <w:pStyle w:val="ListParagraph"/>
              <w:numPr>
                <w:ilvl w:val="1"/>
                <w:numId w:val="8"/>
              </w:numPr>
            </w:pPr>
            <w:r>
              <w:t>Internal update/correction processes, e.g. Return to Sender processing</w:t>
            </w:r>
          </w:p>
          <w:p w14:paraId="7F5652AA" w14:textId="07EE94B5" w:rsidR="00807BE8" w:rsidRPr="00F13AFA" w:rsidRDefault="00380A58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Maintain </w:t>
            </w:r>
            <w:r w:rsidR="00807BE8">
              <w:t>Address Hi</w:t>
            </w:r>
            <w:r w:rsidR="001666BF">
              <w:t>story</w:t>
            </w:r>
          </w:p>
        </w:tc>
      </w:tr>
      <w:tr w:rsidR="008E3D84" w14:paraId="16537421" w14:textId="77777777" w:rsidTr="00821A42">
        <w:tc>
          <w:tcPr>
            <w:tcW w:w="1809" w:type="dxa"/>
          </w:tcPr>
          <w:p w14:paraId="0F94E720" w14:textId="77777777" w:rsidR="008E3D84" w:rsidRDefault="008E3D84" w:rsidP="00821A42">
            <w:r>
              <w:t>Why</w:t>
            </w:r>
          </w:p>
        </w:tc>
        <w:tc>
          <w:tcPr>
            <w:tcW w:w="7433" w:type="dxa"/>
          </w:tcPr>
          <w:p w14:paraId="5E736920" w14:textId="77777777" w:rsidR="008E3D84" w:rsidRDefault="008E3D84" w:rsidP="00821A42">
            <w:r>
              <w:t xml:space="preserve">Customer </w:t>
            </w:r>
            <w:r w:rsidR="001666BF">
              <w:t>Address Maintenance</w:t>
            </w:r>
            <w:r>
              <w:t xml:space="preserve"> enables SRO to record </w:t>
            </w:r>
            <w:r w:rsidR="001666BF">
              <w:t>and maintain addresses relating to the SRO Customer</w:t>
            </w:r>
            <w:r>
              <w:t>, which assists with the:</w:t>
            </w:r>
          </w:p>
          <w:p w14:paraId="0C94DACD" w14:textId="66CB9488" w:rsidR="008E3D84" w:rsidRDefault="008E3D84" w:rsidP="008A6408">
            <w:pPr>
              <w:pStyle w:val="ListParagraph"/>
              <w:numPr>
                <w:ilvl w:val="0"/>
                <w:numId w:val="5"/>
              </w:numPr>
            </w:pPr>
            <w:r>
              <w:t xml:space="preserve">Correct </w:t>
            </w:r>
            <w:r w:rsidR="001666BF">
              <w:t>identification of the SRO Customer</w:t>
            </w:r>
          </w:p>
          <w:p w14:paraId="2B0E08C3" w14:textId="093AF53A" w:rsidR="00380A58" w:rsidRDefault="00380A58" w:rsidP="008A6408">
            <w:pPr>
              <w:pStyle w:val="ListParagraph"/>
              <w:numPr>
                <w:ilvl w:val="0"/>
                <w:numId w:val="5"/>
              </w:numPr>
            </w:pPr>
            <w:r>
              <w:t>Correct postal address for mailing correspondence</w:t>
            </w:r>
          </w:p>
          <w:p w14:paraId="459AACB6" w14:textId="0C471A8D" w:rsidR="001666BF" w:rsidRDefault="00380A58" w:rsidP="008A6408">
            <w:pPr>
              <w:pStyle w:val="ListParagraph"/>
              <w:numPr>
                <w:ilvl w:val="0"/>
                <w:numId w:val="5"/>
              </w:numPr>
            </w:pPr>
            <w:r>
              <w:t>Correct i</w:t>
            </w:r>
            <w:r w:rsidR="001666BF">
              <w:t xml:space="preserve">dentification of potential Principal Place of Residence exemption for </w:t>
            </w:r>
            <w:del w:id="56" w:author="Brendan Harrison" w:date="2021-03-15T16:08:00Z">
              <w:r w:rsidR="001666BF" w:rsidDel="008E3FA3">
                <w:delText xml:space="preserve">First Time Liable </w:delText>
              </w:r>
            </w:del>
            <w:r w:rsidR="001666BF">
              <w:t>land owners</w:t>
            </w:r>
            <w:r>
              <w:t xml:space="preserve"> using Residential Address</w:t>
            </w:r>
          </w:p>
          <w:p w14:paraId="59E08B79" w14:textId="77777777" w:rsidR="008E3D84" w:rsidRDefault="008E3D84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8E3D84" w14:paraId="1E5A1F8A" w14:textId="77777777" w:rsidTr="00821A42">
        <w:tc>
          <w:tcPr>
            <w:tcW w:w="1809" w:type="dxa"/>
          </w:tcPr>
          <w:p w14:paraId="1A9AE14B" w14:textId="77777777" w:rsidR="008E3D84" w:rsidRDefault="008E3D84" w:rsidP="00821A42">
            <w:r>
              <w:t>Who</w:t>
            </w:r>
          </w:p>
        </w:tc>
        <w:tc>
          <w:tcPr>
            <w:tcW w:w="7433" w:type="dxa"/>
          </w:tcPr>
          <w:p w14:paraId="42C1C2C7" w14:textId="77777777" w:rsidR="008E3D84" w:rsidRDefault="008E3D84" w:rsidP="00821A42">
            <w:r>
              <w:t>See Customer Management</w:t>
            </w:r>
          </w:p>
        </w:tc>
      </w:tr>
      <w:tr w:rsidR="008E3D84" w14:paraId="3F84F86C" w14:textId="77777777" w:rsidTr="00821A42">
        <w:tc>
          <w:tcPr>
            <w:tcW w:w="1809" w:type="dxa"/>
          </w:tcPr>
          <w:p w14:paraId="0278C368" w14:textId="77777777" w:rsidR="008E3D84" w:rsidRDefault="008E3D84" w:rsidP="00821A42">
            <w:r>
              <w:t>When</w:t>
            </w:r>
          </w:p>
        </w:tc>
        <w:tc>
          <w:tcPr>
            <w:tcW w:w="7433" w:type="dxa"/>
          </w:tcPr>
          <w:p w14:paraId="6DED3130" w14:textId="77777777" w:rsidR="008E3D84" w:rsidRDefault="008E3D84" w:rsidP="00821A42">
            <w:pPr>
              <w:ind w:left="360"/>
            </w:pPr>
          </w:p>
        </w:tc>
      </w:tr>
      <w:tr w:rsidR="008E3D84" w14:paraId="26DBBA73" w14:textId="77777777" w:rsidTr="00821A42">
        <w:tc>
          <w:tcPr>
            <w:tcW w:w="1809" w:type="dxa"/>
          </w:tcPr>
          <w:p w14:paraId="6B3B2D0F" w14:textId="77777777" w:rsidR="008E3D84" w:rsidRDefault="008E3D84" w:rsidP="00821A42"/>
        </w:tc>
        <w:tc>
          <w:tcPr>
            <w:tcW w:w="7433" w:type="dxa"/>
          </w:tcPr>
          <w:p w14:paraId="583C92E2" w14:textId="77777777" w:rsidR="008E3D84" w:rsidRDefault="008E3D84" w:rsidP="00821A42"/>
        </w:tc>
      </w:tr>
    </w:tbl>
    <w:p w14:paraId="568C9927" w14:textId="77777777" w:rsidR="008E3D84" w:rsidRPr="008E3D84" w:rsidRDefault="008E3D84" w:rsidP="008E3D84"/>
    <w:p w14:paraId="6ADC6307" w14:textId="77777777" w:rsidR="00736FBA" w:rsidRDefault="00736FBA" w:rsidP="00707386">
      <w:pPr>
        <w:pStyle w:val="Heading4"/>
      </w:pPr>
      <w:bookmarkStart w:id="57" w:name="_Toc67062745"/>
      <w:r>
        <w:lastRenderedPageBreak/>
        <w:t>Return to Sender Management</w:t>
      </w:r>
      <w:bookmarkEnd w:id="57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855E27" w14:paraId="3DF204DC" w14:textId="77777777" w:rsidTr="00821A42">
        <w:tc>
          <w:tcPr>
            <w:tcW w:w="1809" w:type="dxa"/>
          </w:tcPr>
          <w:p w14:paraId="23CFF908" w14:textId="77777777" w:rsidR="00855E27" w:rsidRDefault="00855E27" w:rsidP="00821A42">
            <w:r>
              <w:t>What</w:t>
            </w:r>
          </w:p>
        </w:tc>
        <w:tc>
          <w:tcPr>
            <w:tcW w:w="7433" w:type="dxa"/>
          </w:tcPr>
          <w:p w14:paraId="7C917A8C" w14:textId="77777777" w:rsidR="00855E27" w:rsidRDefault="00855E27" w:rsidP="00821A42">
            <w:pPr>
              <w:ind w:left="50"/>
            </w:pPr>
            <w:r>
              <w:t>Return to Sender Management covers the processing of return to sender mail with the aim of rectifying out-of-date or incorrect postal addresses.  This includes:</w:t>
            </w:r>
          </w:p>
          <w:p w14:paraId="74175A79" w14:textId="77777777" w:rsidR="00855E27" w:rsidRDefault="00855E27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Receiving and </w:t>
            </w:r>
            <w:r w:rsidR="00611591">
              <w:t>processing RTS mail</w:t>
            </w:r>
          </w:p>
          <w:p w14:paraId="3EF6B97C" w14:textId="77777777" w:rsidR="00855E27" w:rsidRDefault="00611591" w:rsidP="008A6408">
            <w:pPr>
              <w:pStyle w:val="ListParagraph"/>
              <w:numPr>
                <w:ilvl w:val="0"/>
                <w:numId w:val="8"/>
              </w:numPr>
            </w:pPr>
            <w:r>
              <w:t>Resolving and updating/correcting address</w:t>
            </w:r>
          </w:p>
          <w:p w14:paraId="1A36A8AF" w14:textId="77777777" w:rsidR="00855E27" w:rsidRPr="00F13AFA" w:rsidRDefault="00611591" w:rsidP="008A6408">
            <w:pPr>
              <w:pStyle w:val="ListParagraph"/>
              <w:numPr>
                <w:ilvl w:val="0"/>
                <w:numId w:val="8"/>
              </w:numPr>
            </w:pPr>
            <w:r>
              <w:t>Re-generate/re-send original correspondence</w:t>
            </w:r>
          </w:p>
        </w:tc>
      </w:tr>
      <w:tr w:rsidR="00855E27" w14:paraId="6D69E71A" w14:textId="77777777" w:rsidTr="00821A42">
        <w:tc>
          <w:tcPr>
            <w:tcW w:w="1809" w:type="dxa"/>
          </w:tcPr>
          <w:p w14:paraId="08B14A1C" w14:textId="77777777" w:rsidR="00855E27" w:rsidRDefault="00855E27" w:rsidP="00821A42">
            <w:r>
              <w:t>Why</w:t>
            </w:r>
          </w:p>
        </w:tc>
        <w:tc>
          <w:tcPr>
            <w:tcW w:w="7433" w:type="dxa"/>
          </w:tcPr>
          <w:p w14:paraId="1474D404" w14:textId="77777777" w:rsidR="00855E27" w:rsidRDefault="00611591" w:rsidP="00821A42">
            <w:r>
              <w:t>Return to Sender Management</w:t>
            </w:r>
            <w:r w:rsidR="00855E27">
              <w:t xml:space="preserve"> enables SRO to </w:t>
            </w:r>
            <w:r>
              <w:t>rectify out-of-date or incorrect addresses as notified to SRO via returned mail</w:t>
            </w:r>
            <w:r w:rsidR="00855E27">
              <w:t>, which assists with</w:t>
            </w:r>
            <w:r>
              <w:t xml:space="preserve"> ensuring</w:t>
            </w:r>
            <w:r w:rsidR="00855E27">
              <w:t>:</w:t>
            </w:r>
          </w:p>
          <w:p w14:paraId="60F647A3" w14:textId="77777777" w:rsidR="00855E27" w:rsidRDefault="00611591" w:rsidP="008A6408">
            <w:pPr>
              <w:pStyle w:val="ListParagraph"/>
              <w:numPr>
                <w:ilvl w:val="0"/>
                <w:numId w:val="5"/>
              </w:numPr>
            </w:pPr>
            <w:r>
              <w:t>Correspondence is reaching the SRO Customer at the correct address</w:t>
            </w:r>
          </w:p>
          <w:p w14:paraId="63271C2B" w14:textId="77777777" w:rsidR="00855E27" w:rsidRDefault="00611591" w:rsidP="008A6408">
            <w:pPr>
              <w:pStyle w:val="ListParagraph"/>
              <w:numPr>
                <w:ilvl w:val="0"/>
                <w:numId w:val="5"/>
              </w:numPr>
            </w:pPr>
            <w:r>
              <w:t>SRO Customer information is kept up-to-date and accurate</w:t>
            </w:r>
          </w:p>
          <w:p w14:paraId="6E70834C" w14:textId="77777777" w:rsidR="00855E27" w:rsidRDefault="00855E27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855E27" w14:paraId="5B3E1C34" w14:textId="77777777" w:rsidTr="00821A42">
        <w:tc>
          <w:tcPr>
            <w:tcW w:w="1809" w:type="dxa"/>
          </w:tcPr>
          <w:p w14:paraId="12D3D140" w14:textId="77777777" w:rsidR="00855E27" w:rsidRDefault="00855E27" w:rsidP="00821A42">
            <w:r>
              <w:t>Who</w:t>
            </w:r>
          </w:p>
        </w:tc>
        <w:tc>
          <w:tcPr>
            <w:tcW w:w="7433" w:type="dxa"/>
          </w:tcPr>
          <w:p w14:paraId="630F4104" w14:textId="77777777" w:rsidR="00855E27" w:rsidRDefault="00855E27" w:rsidP="00821A42">
            <w:r>
              <w:t>See Customer Management</w:t>
            </w:r>
          </w:p>
        </w:tc>
      </w:tr>
      <w:tr w:rsidR="00855E27" w14:paraId="1954F54F" w14:textId="77777777" w:rsidTr="00821A42">
        <w:tc>
          <w:tcPr>
            <w:tcW w:w="1809" w:type="dxa"/>
          </w:tcPr>
          <w:p w14:paraId="78CCEA5A" w14:textId="77777777" w:rsidR="00855E27" w:rsidRDefault="00855E27" w:rsidP="00821A42">
            <w:r>
              <w:t>When</w:t>
            </w:r>
          </w:p>
        </w:tc>
        <w:tc>
          <w:tcPr>
            <w:tcW w:w="7433" w:type="dxa"/>
          </w:tcPr>
          <w:p w14:paraId="68477B60" w14:textId="77777777" w:rsidR="00855E27" w:rsidRDefault="00855E27" w:rsidP="00821A42">
            <w:pPr>
              <w:ind w:left="360"/>
            </w:pPr>
          </w:p>
        </w:tc>
      </w:tr>
      <w:tr w:rsidR="00855E27" w14:paraId="2EF9E834" w14:textId="77777777" w:rsidTr="00821A42">
        <w:tc>
          <w:tcPr>
            <w:tcW w:w="1809" w:type="dxa"/>
          </w:tcPr>
          <w:p w14:paraId="6B538C99" w14:textId="77777777" w:rsidR="00855E27" w:rsidRDefault="00855E27" w:rsidP="00821A42"/>
        </w:tc>
        <w:tc>
          <w:tcPr>
            <w:tcW w:w="7433" w:type="dxa"/>
          </w:tcPr>
          <w:p w14:paraId="7F45AC8F" w14:textId="77777777" w:rsidR="00855E27" w:rsidRDefault="00855E27" w:rsidP="00821A42"/>
        </w:tc>
      </w:tr>
    </w:tbl>
    <w:p w14:paraId="444DEF47" w14:textId="77777777" w:rsidR="00855E27" w:rsidRPr="00855E27" w:rsidRDefault="00855E27" w:rsidP="00855E27"/>
    <w:p w14:paraId="7CE14F34" w14:textId="77777777" w:rsidR="00736FBA" w:rsidRDefault="00736FBA" w:rsidP="00707386">
      <w:pPr>
        <w:pStyle w:val="Heading4"/>
      </w:pPr>
      <w:bookmarkStart w:id="58" w:name="_Toc67062746"/>
      <w:r>
        <w:t>Customer Contact Maintenance</w:t>
      </w:r>
      <w:bookmarkEnd w:id="58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306768" w14:paraId="6648DC4D" w14:textId="77777777" w:rsidTr="00821A42">
        <w:tc>
          <w:tcPr>
            <w:tcW w:w="1809" w:type="dxa"/>
          </w:tcPr>
          <w:p w14:paraId="6AA88AFA" w14:textId="77777777" w:rsidR="00306768" w:rsidRDefault="00306768" w:rsidP="00821A42">
            <w:r>
              <w:t>What</w:t>
            </w:r>
          </w:p>
        </w:tc>
        <w:tc>
          <w:tcPr>
            <w:tcW w:w="7433" w:type="dxa"/>
          </w:tcPr>
          <w:p w14:paraId="5EE89A38" w14:textId="77777777" w:rsidR="00306768" w:rsidRDefault="00306768" w:rsidP="00821A42">
            <w:pPr>
              <w:ind w:left="50"/>
            </w:pPr>
            <w:r>
              <w:t>Customer Contact Maintenance</w:t>
            </w:r>
            <w:r w:rsidR="009F36E4">
              <w:t xml:space="preserve"> maintains </w:t>
            </w:r>
            <w:r>
              <w:t xml:space="preserve">contact details </w:t>
            </w:r>
            <w:r w:rsidR="009F36E4">
              <w:t xml:space="preserve">and nominated contact person </w:t>
            </w:r>
            <w:r>
              <w:t>relating to the SRO Customer.  This includes:</w:t>
            </w:r>
          </w:p>
          <w:p w14:paraId="1C714AC9" w14:textId="77777777" w:rsidR="00306768" w:rsidRDefault="00306768" w:rsidP="008A6408">
            <w:pPr>
              <w:pStyle w:val="ListParagraph"/>
              <w:numPr>
                <w:ilvl w:val="0"/>
                <w:numId w:val="8"/>
              </w:numPr>
            </w:pPr>
            <w:r>
              <w:t>Maintain Phone Numbers, including Home, Work, Mobile &amp; Fax</w:t>
            </w:r>
          </w:p>
          <w:p w14:paraId="414EBED6" w14:textId="77777777" w:rsidR="00306768" w:rsidRDefault="00306768" w:rsidP="008A6408">
            <w:pPr>
              <w:pStyle w:val="ListParagraph"/>
              <w:numPr>
                <w:ilvl w:val="0"/>
                <w:numId w:val="8"/>
              </w:numPr>
            </w:pPr>
            <w:r>
              <w:t>Maintain Email Address</w:t>
            </w:r>
          </w:p>
          <w:p w14:paraId="04FBEBF7" w14:textId="77777777" w:rsidR="009F36E4" w:rsidRDefault="009F36E4" w:rsidP="008A6408">
            <w:pPr>
              <w:pStyle w:val="ListParagraph"/>
              <w:numPr>
                <w:ilvl w:val="0"/>
                <w:numId w:val="8"/>
              </w:numPr>
            </w:pPr>
            <w:r>
              <w:t>Maintain Preferred Contact Method</w:t>
            </w:r>
          </w:p>
          <w:p w14:paraId="4F981C80" w14:textId="77777777" w:rsidR="00306768" w:rsidRDefault="00306768" w:rsidP="008A6408">
            <w:pPr>
              <w:pStyle w:val="ListParagraph"/>
              <w:numPr>
                <w:ilvl w:val="0"/>
                <w:numId w:val="8"/>
              </w:numPr>
            </w:pPr>
            <w:r>
              <w:t>Contact Detail History</w:t>
            </w:r>
          </w:p>
          <w:p w14:paraId="198A3611" w14:textId="77777777" w:rsidR="00306768" w:rsidRPr="00F13AFA" w:rsidRDefault="00306768" w:rsidP="008A6408">
            <w:pPr>
              <w:pStyle w:val="ListParagraph"/>
              <w:numPr>
                <w:ilvl w:val="0"/>
                <w:numId w:val="8"/>
              </w:numPr>
            </w:pPr>
            <w:r>
              <w:t>Contact Person, including their Name, Organisation, Position/Role, Phone Numbers, Email and Address</w:t>
            </w:r>
          </w:p>
        </w:tc>
      </w:tr>
      <w:tr w:rsidR="00306768" w14:paraId="7155DAC5" w14:textId="77777777" w:rsidTr="00821A42">
        <w:tc>
          <w:tcPr>
            <w:tcW w:w="1809" w:type="dxa"/>
          </w:tcPr>
          <w:p w14:paraId="143863AC" w14:textId="77777777" w:rsidR="00306768" w:rsidRDefault="00306768" w:rsidP="00821A42">
            <w:r>
              <w:t>Why</w:t>
            </w:r>
          </w:p>
        </w:tc>
        <w:tc>
          <w:tcPr>
            <w:tcW w:w="7433" w:type="dxa"/>
          </w:tcPr>
          <w:p w14:paraId="52546DF6" w14:textId="77777777" w:rsidR="00306768" w:rsidRDefault="00306768" w:rsidP="00821A42">
            <w:r>
              <w:t xml:space="preserve">Customer </w:t>
            </w:r>
            <w:r w:rsidR="009F36E4">
              <w:t>Contact</w:t>
            </w:r>
            <w:r>
              <w:t xml:space="preserve"> Maintenance enables SRO to record and maintain </w:t>
            </w:r>
            <w:r w:rsidR="009F36E4">
              <w:t>contact information</w:t>
            </w:r>
            <w:r>
              <w:t xml:space="preserve"> relating to the SRO Customer, which assists with the:</w:t>
            </w:r>
          </w:p>
          <w:p w14:paraId="0C0B6437" w14:textId="77777777" w:rsidR="00306768" w:rsidRDefault="00306768" w:rsidP="008A6408">
            <w:pPr>
              <w:pStyle w:val="ListParagraph"/>
              <w:numPr>
                <w:ilvl w:val="0"/>
                <w:numId w:val="5"/>
              </w:numPr>
            </w:pPr>
            <w:r>
              <w:t>Correct identification of the SRO Customer</w:t>
            </w:r>
          </w:p>
          <w:p w14:paraId="2C105066" w14:textId="7A25F695" w:rsidR="00306768" w:rsidRDefault="009F36E4" w:rsidP="008A6408">
            <w:pPr>
              <w:pStyle w:val="ListParagraph"/>
              <w:numPr>
                <w:ilvl w:val="0"/>
                <w:numId w:val="5"/>
              </w:numPr>
              <w:rPr>
                <w:ins w:id="59" w:author="Brendan Harrison" w:date="2021-03-15T16:29:00Z"/>
              </w:rPr>
            </w:pPr>
            <w:r>
              <w:t>Correct usage of preferred contact and/or contact person</w:t>
            </w:r>
          </w:p>
          <w:p w14:paraId="1D71B22F" w14:textId="6EFBD719" w:rsidR="00857115" w:rsidRDefault="00857115" w:rsidP="008A6408">
            <w:pPr>
              <w:pStyle w:val="ListParagraph"/>
              <w:numPr>
                <w:ilvl w:val="0"/>
                <w:numId w:val="5"/>
              </w:numPr>
            </w:pPr>
            <w:ins w:id="60" w:author="Brendan Harrison" w:date="2021-03-15T16:29:00Z">
              <w:r>
                <w:t>Flexibility</w:t>
              </w:r>
            </w:ins>
            <w:ins w:id="61" w:author="Brendan Harrison" w:date="2021-03-15T16:30:00Z">
              <w:r>
                <w:t xml:space="preserve"> </w:t>
              </w:r>
            </w:ins>
            <w:ins w:id="62" w:author="Brendan Harrison" w:date="2021-03-15T16:58:00Z">
              <w:r w:rsidR="0055084E">
                <w:t>in use of the most appropriate contact method for a particular circumstances</w:t>
              </w:r>
            </w:ins>
          </w:p>
          <w:p w14:paraId="08E9184C" w14:textId="77777777" w:rsidR="00306768" w:rsidRDefault="00306768" w:rsidP="008A6408">
            <w:pPr>
              <w:pStyle w:val="ListParagraph"/>
              <w:numPr>
                <w:ilvl w:val="0"/>
                <w:numId w:val="5"/>
              </w:numPr>
            </w:pPr>
            <w:r w:rsidRPr="00867CFF">
              <w:rPr>
                <w:color w:val="FF0000"/>
              </w:rPr>
              <w:t>OTHERS?</w:t>
            </w:r>
          </w:p>
        </w:tc>
      </w:tr>
      <w:tr w:rsidR="00306768" w14:paraId="504C1667" w14:textId="77777777" w:rsidTr="00821A42">
        <w:tc>
          <w:tcPr>
            <w:tcW w:w="1809" w:type="dxa"/>
          </w:tcPr>
          <w:p w14:paraId="05B6BC7E" w14:textId="77777777" w:rsidR="00306768" w:rsidRDefault="00306768" w:rsidP="00821A42">
            <w:r>
              <w:t>Who</w:t>
            </w:r>
          </w:p>
        </w:tc>
        <w:tc>
          <w:tcPr>
            <w:tcW w:w="7433" w:type="dxa"/>
          </w:tcPr>
          <w:p w14:paraId="4E69EA3D" w14:textId="77777777" w:rsidR="00306768" w:rsidRDefault="00306768" w:rsidP="00821A42">
            <w:r>
              <w:t>See Customer Management</w:t>
            </w:r>
          </w:p>
        </w:tc>
      </w:tr>
      <w:tr w:rsidR="00306768" w14:paraId="21CAE83B" w14:textId="77777777" w:rsidTr="00821A42">
        <w:tc>
          <w:tcPr>
            <w:tcW w:w="1809" w:type="dxa"/>
          </w:tcPr>
          <w:p w14:paraId="12044B02" w14:textId="77777777" w:rsidR="00306768" w:rsidRDefault="00306768" w:rsidP="00821A42">
            <w:r>
              <w:t>When</w:t>
            </w:r>
          </w:p>
        </w:tc>
        <w:tc>
          <w:tcPr>
            <w:tcW w:w="7433" w:type="dxa"/>
          </w:tcPr>
          <w:p w14:paraId="49BE3A2F" w14:textId="77777777" w:rsidR="00306768" w:rsidRDefault="00306768" w:rsidP="00821A42">
            <w:pPr>
              <w:ind w:left="360"/>
            </w:pPr>
          </w:p>
        </w:tc>
      </w:tr>
      <w:tr w:rsidR="00306768" w14:paraId="047B766F" w14:textId="77777777" w:rsidTr="00821A42">
        <w:tc>
          <w:tcPr>
            <w:tcW w:w="1809" w:type="dxa"/>
          </w:tcPr>
          <w:p w14:paraId="003BDA08" w14:textId="77777777" w:rsidR="00306768" w:rsidRDefault="00306768" w:rsidP="00821A42"/>
        </w:tc>
        <w:tc>
          <w:tcPr>
            <w:tcW w:w="7433" w:type="dxa"/>
          </w:tcPr>
          <w:p w14:paraId="13281A09" w14:textId="77777777" w:rsidR="00306768" w:rsidRDefault="00306768" w:rsidP="00821A42"/>
        </w:tc>
      </w:tr>
    </w:tbl>
    <w:p w14:paraId="0F7B33C9" w14:textId="77777777" w:rsidR="00306768" w:rsidRPr="00306768" w:rsidRDefault="00306768" w:rsidP="00306768"/>
    <w:p w14:paraId="047E592E" w14:textId="77777777" w:rsidR="00736FBA" w:rsidRDefault="00736FBA" w:rsidP="00707386">
      <w:pPr>
        <w:pStyle w:val="Heading4"/>
      </w:pPr>
      <w:bookmarkStart w:id="63" w:name="_Toc67062747"/>
      <w:r>
        <w:t>Customer Communications Preference and Permissions</w:t>
      </w:r>
      <w:bookmarkEnd w:id="6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4"/>
        <w:gridCol w:w="7252"/>
      </w:tblGrid>
      <w:tr w:rsidR="000175C4" w14:paraId="0B3F11B4" w14:textId="77777777" w:rsidTr="00821A42">
        <w:tc>
          <w:tcPr>
            <w:tcW w:w="1809" w:type="dxa"/>
          </w:tcPr>
          <w:p w14:paraId="7E2FF75B" w14:textId="77777777" w:rsidR="000175C4" w:rsidRDefault="000175C4" w:rsidP="00821A42">
            <w:r>
              <w:t>What</w:t>
            </w:r>
          </w:p>
        </w:tc>
        <w:tc>
          <w:tcPr>
            <w:tcW w:w="7433" w:type="dxa"/>
          </w:tcPr>
          <w:p w14:paraId="1131528E" w14:textId="77777777" w:rsidR="000175C4" w:rsidRDefault="000175C4" w:rsidP="00821A42">
            <w:pPr>
              <w:ind w:left="50"/>
            </w:pPr>
            <w:commentRangeStart w:id="64"/>
            <w:r>
              <w:t>Customer Communications Preference and Permissions records and maintains the SRO Customer’s preferences and permissions relating to electronic communications.  This includes:</w:t>
            </w:r>
          </w:p>
          <w:p w14:paraId="2C38DE3D" w14:textId="77777777" w:rsidR="000175C4" w:rsidRDefault="000175C4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Maintain Preferences and Permissions in relation to Third Party Portals (e.g. </w:t>
            </w:r>
            <w:proofErr w:type="spellStart"/>
            <w:r>
              <w:t>myGov</w:t>
            </w:r>
            <w:proofErr w:type="spellEnd"/>
            <w:r>
              <w:t xml:space="preserve">, PEXA?, </w:t>
            </w:r>
            <w:proofErr w:type="spellStart"/>
            <w:r>
              <w:t>Simpli</w:t>
            </w:r>
            <w:proofErr w:type="spellEnd"/>
            <w:r>
              <w:t>?)</w:t>
            </w:r>
          </w:p>
          <w:p w14:paraId="4AC02EDB" w14:textId="77777777" w:rsidR="000175C4" w:rsidRDefault="000175C4" w:rsidP="008A6408">
            <w:pPr>
              <w:pStyle w:val="ListParagraph"/>
              <w:numPr>
                <w:ilvl w:val="0"/>
                <w:numId w:val="8"/>
              </w:numPr>
            </w:pPr>
            <w:r>
              <w:t xml:space="preserve">Maintain Preferences and Permissions in relation to SRO Portals (e.g. My Land Tax, Autopay, PTX Express </w:t>
            </w:r>
            <w:commentRangeStart w:id="65"/>
            <w:r>
              <w:t>etc</w:t>
            </w:r>
            <w:commentRangeEnd w:id="65"/>
            <w:r w:rsidR="00655059">
              <w:rPr>
                <w:rStyle w:val="CommentReference"/>
              </w:rPr>
              <w:commentReference w:id="65"/>
            </w:r>
            <w:r>
              <w:t>)</w:t>
            </w:r>
            <w:commentRangeEnd w:id="64"/>
            <w:r w:rsidR="00A04832">
              <w:rPr>
                <w:rStyle w:val="CommentReference"/>
              </w:rPr>
              <w:commentReference w:id="64"/>
            </w:r>
          </w:p>
          <w:p w14:paraId="1CB29D09" w14:textId="77484098" w:rsidR="00380A58" w:rsidRPr="00F13AFA" w:rsidRDefault="00380A58" w:rsidP="008A6408">
            <w:pPr>
              <w:pStyle w:val="ListParagraph"/>
              <w:numPr>
                <w:ilvl w:val="0"/>
                <w:numId w:val="8"/>
              </w:numPr>
            </w:pPr>
            <w:r w:rsidRPr="00380A58">
              <w:rPr>
                <w:color w:val="FF0000"/>
              </w:rPr>
              <w:t>OTHERS?</w:t>
            </w:r>
          </w:p>
        </w:tc>
      </w:tr>
      <w:tr w:rsidR="000175C4" w14:paraId="1C00FDA0" w14:textId="77777777" w:rsidTr="00821A42">
        <w:tc>
          <w:tcPr>
            <w:tcW w:w="1809" w:type="dxa"/>
          </w:tcPr>
          <w:p w14:paraId="0D96D90C" w14:textId="77777777" w:rsidR="000175C4" w:rsidRDefault="000175C4" w:rsidP="00821A42">
            <w:r>
              <w:t>Why</w:t>
            </w:r>
          </w:p>
        </w:tc>
        <w:tc>
          <w:tcPr>
            <w:tcW w:w="7433" w:type="dxa"/>
          </w:tcPr>
          <w:p w14:paraId="6F114CBE" w14:textId="77777777" w:rsidR="00EC1893" w:rsidRDefault="00EC1893" w:rsidP="00821A42">
            <w:r>
              <w:t>Customer Communications Preference and Permissions</w:t>
            </w:r>
            <w:r w:rsidR="000175C4">
              <w:t xml:space="preserve"> enables SRO to</w:t>
            </w:r>
            <w:r>
              <w:t>:</w:t>
            </w:r>
          </w:p>
          <w:p w14:paraId="05B9F563" w14:textId="77777777" w:rsidR="00EC1893" w:rsidRDefault="00EC1893" w:rsidP="008A6408">
            <w:pPr>
              <w:pStyle w:val="ListParagraph"/>
              <w:numPr>
                <w:ilvl w:val="0"/>
                <w:numId w:val="12"/>
              </w:numPr>
            </w:pPr>
            <w:r>
              <w:t>Capture and utilise the SRO Customer’s preferred communications method</w:t>
            </w:r>
          </w:p>
          <w:p w14:paraId="04645A36" w14:textId="77777777" w:rsidR="000175C4" w:rsidRDefault="00EC1893" w:rsidP="008A6408">
            <w:pPr>
              <w:pStyle w:val="ListParagraph"/>
              <w:numPr>
                <w:ilvl w:val="0"/>
                <w:numId w:val="12"/>
              </w:numPr>
            </w:pPr>
            <w:r>
              <w:lastRenderedPageBreak/>
              <w:t>Ensure the required legal acknowledgements/opt-in/permissions are in place to support electronic communication and correspondence delivery of important notices such as Assessments</w:t>
            </w:r>
          </w:p>
          <w:p w14:paraId="4A077ADB" w14:textId="4FC67E82" w:rsidR="00380A58" w:rsidRDefault="00380A58" w:rsidP="008A6408">
            <w:pPr>
              <w:pStyle w:val="ListParagraph"/>
              <w:numPr>
                <w:ilvl w:val="0"/>
                <w:numId w:val="12"/>
              </w:numPr>
            </w:pPr>
            <w:r w:rsidRPr="00380A58">
              <w:rPr>
                <w:color w:val="FF0000"/>
              </w:rPr>
              <w:t>OTHERS?</w:t>
            </w:r>
          </w:p>
        </w:tc>
      </w:tr>
      <w:tr w:rsidR="000175C4" w14:paraId="5520CF33" w14:textId="77777777" w:rsidTr="00821A42">
        <w:tc>
          <w:tcPr>
            <w:tcW w:w="1809" w:type="dxa"/>
          </w:tcPr>
          <w:p w14:paraId="6D0EA356" w14:textId="77777777" w:rsidR="000175C4" w:rsidRDefault="000175C4" w:rsidP="00821A42">
            <w:r>
              <w:lastRenderedPageBreak/>
              <w:t>Who</w:t>
            </w:r>
          </w:p>
        </w:tc>
        <w:tc>
          <w:tcPr>
            <w:tcW w:w="7433" w:type="dxa"/>
          </w:tcPr>
          <w:p w14:paraId="659D0DA1" w14:textId="77777777" w:rsidR="000175C4" w:rsidRDefault="000175C4" w:rsidP="00821A42">
            <w:r>
              <w:t>See Customer Management</w:t>
            </w:r>
          </w:p>
        </w:tc>
      </w:tr>
      <w:tr w:rsidR="000175C4" w14:paraId="150AE7AC" w14:textId="77777777" w:rsidTr="00821A42">
        <w:tc>
          <w:tcPr>
            <w:tcW w:w="1809" w:type="dxa"/>
          </w:tcPr>
          <w:p w14:paraId="66B9BF14" w14:textId="77777777" w:rsidR="000175C4" w:rsidRDefault="000175C4" w:rsidP="00821A42">
            <w:r>
              <w:t>When</w:t>
            </w:r>
          </w:p>
        </w:tc>
        <w:tc>
          <w:tcPr>
            <w:tcW w:w="7433" w:type="dxa"/>
          </w:tcPr>
          <w:p w14:paraId="7EE43D26" w14:textId="77777777" w:rsidR="000175C4" w:rsidRDefault="000175C4" w:rsidP="00821A42">
            <w:pPr>
              <w:ind w:left="360"/>
            </w:pPr>
          </w:p>
        </w:tc>
      </w:tr>
      <w:tr w:rsidR="000175C4" w14:paraId="028404E9" w14:textId="77777777" w:rsidTr="00821A42">
        <w:tc>
          <w:tcPr>
            <w:tcW w:w="1809" w:type="dxa"/>
          </w:tcPr>
          <w:p w14:paraId="5E66778A" w14:textId="77777777" w:rsidR="000175C4" w:rsidRDefault="000175C4" w:rsidP="00821A42"/>
        </w:tc>
        <w:tc>
          <w:tcPr>
            <w:tcW w:w="7433" w:type="dxa"/>
          </w:tcPr>
          <w:p w14:paraId="1C04E2F8" w14:textId="77777777" w:rsidR="000175C4" w:rsidRDefault="000175C4" w:rsidP="00821A42"/>
        </w:tc>
      </w:tr>
    </w:tbl>
    <w:p w14:paraId="1DBD16B1" w14:textId="77777777" w:rsidR="00736FBA" w:rsidRDefault="00736FBA" w:rsidP="0005780D"/>
    <w:p w14:paraId="7A1C590B" w14:textId="77777777" w:rsidR="00736FBA" w:rsidRDefault="00736FBA" w:rsidP="00707386">
      <w:pPr>
        <w:pStyle w:val="Heading3"/>
      </w:pPr>
      <w:bookmarkStart w:id="66" w:name="_Toc67062748"/>
      <w:r>
        <w:t>Duplicate Customer Management</w:t>
      </w:r>
      <w:bookmarkEnd w:id="6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3"/>
        <w:gridCol w:w="7253"/>
      </w:tblGrid>
      <w:tr w:rsidR="002A5F93" w14:paraId="46086E5C" w14:textId="77777777" w:rsidTr="009F207B">
        <w:tc>
          <w:tcPr>
            <w:tcW w:w="1809" w:type="dxa"/>
          </w:tcPr>
          <w:p w14:paraId="2C90FC8C" w14:textId="77777777" w:rsidR="002A5F93" w:rsidRDefault="002A5F93" w:rsidP="009F207B">
            <w:r>
              <w:t>What</w:t>
            </w:r>
          </w:p>
        </w:tc>
        <w:tc>
          <w:tcPr>
            <w:tcW w:w="7433" w:type="dxa"/>
          </w:tcPr>
          <w:p w14:paraId="513562F2" w14:textId="0F87D815" w:rsidR="002A5F93" w:rsidRDefault="001D378D" w:rsidP="009F207B">
            <w:r>
              <w:t>Duplicate Customer Management identifies and manages invalid duplication of SRO Customer records</w:t>
            </w:r>
            <w:r w:rsidR="002A5F93">
              <w:t xml:space="preserve">.  </w:t>
            </w:r>
          </w:p>
          <w:p w14:paraId="0821C0D3" w14:textId="77777777" w:rsidR="002A5F93" w:rsidRDefault="002A5F93" w:rsidP="009F207B">
            <w:r>
              <w:t>This encompasses:</w:t>
            </w:r>
          </w:p>
          <w:p w14:paraId="11EF0924" w14:textId="77777777" w:rsidR="002A5F93" w:rsidRDefault="001D378D" w:rsidP="009F207B">
            <w:pPr>
              <w:pStyle w:val="ListParagraph"/>
              <w:numPr>
                <w:ilvl w:val="0"/>
                <w:numId w:val="1"/>
              </w:numPr>
            </w:pPr>
            <w:r>
              <w:t>Duplicate Customer Identification</w:t>
            </w:r>
          </w:p>
          <w:p w14:paraId="1A3E5D2F" w14:textId="77777777" w:rsidR="002A5F93" w:rsidRDefault="001D378D" w:rsidP="009F207B">
            <w:pPr>
              <w:pStyle w:val="ListParagraph"/>
              <w:numPr>
                <w:ilvl w:val="0"/>
                <w:numId w:val="1"/>
              </w:numPr>
            </w:pPr>
            <w:r>
              <w:t>Invalid Duplicate Consolidation</w:t>
            </w:r>
          </w:p>
          <w:p w14:paraId="676FC5E9" w14:textId="77777777" w:rsidR="002A5F93" w:rsidRDefault="001D378D" w:rsidP="009F207B">
            <w:pPr>
              <w:pStyle w:val="ListParagraph"/>
              <w:numPr>
                <w:ilvl w:val="0"/>
                <w:numId w:val="1"/>
              </w:numPr>
            </w:pPr>
            <w:r>
              <w:t>Customer Matching Rules</w:t>
            </w:r>
          </w:p>
        </w:tc>
      </w:tr>
      <w:tr w:rsidR="002A5F93" w14:paraId="1D54B70D" w14:textId="77777777" w:rsidTr="009F207B">
        <w:tc>
          <w:tcPr>
            <w:tcW w:w="1809" w:type="dxa"/>
          </w:tcPr>
          <w:p w14:paraId="4C7E9CC8" w14:textId="77777777" w:rsidR="002A5F93" w:rsidRDefault="002A5F93" w:rsidP="009F207B">
            <w:r>
              <w:t>Why</w:t>
            </w:r>
          </w:p>
        </w:tc>
        <w:tc>
          <w:tcPr>
            <w:tcW w:w="7433" w:type="dxa"/>
          </w:tcPr>
          <w:p w14:paraId="30518AEF" w14:textId="77777777" w:rsidR="009F207B" w:rsidRDefault="001D378D" w:rsidP="009F207B">
            <w:r>
              <w:t>Duplicate Customer Management</w:t>
            </w:r>
            <w:r w:rsidR="002A5F93">
              <w:t xml:space="preserve"> enable SRO to</w:t>
            </w:r>
            <w:r w:rsidR="009F207B">
              <w:t xml:space="preserve"> p</w:t>
            </w:r>
            <w:r>
              <w:t>revent and eliminate invalid</w:t>
            </w:r>
            <w:r w:rsidR="009F207B">
              <w:t xml:space="preserve"> duplicate SRO Customer records, which assists with:</w:t>
            </w:r>
          </w:p>
          <w:p w14:paraId="434BCA57" w14:textId="77777777" w:rsidR="001D378D" w:rsidRDefault="009F207B" w:rsidP="009F207B">
            <w:pPr>
              <w:pStyle w:val="ListParagraph"/>
              <w:numPr>
                <w:ilvl w:val="0"/>
                <w:numId w:val="13"/>
              </w:numPr>
            </w:pPr>
            <w:r>
              <w:t>Correct assessing of tax liability for revenue lines that apply calculation rules at the single customer level, such as Land Tax.</w:t>
            </w:r>
          </w:p>
          <w:p w14:paraId="4D9E4B70" w14:textId="353265AA" w:rsidR="002A5F93" w:rsidRDefault="009F207B" w:rsidP="009F207B">
            <w:pPr>
              <w:pStyle w:val="ListParagraph"/>
              <w:numPr>
                <w:ilvl w:val="0"/>
                <w:numId w:val="2"/>
              </w:numPr>
            </w:pPr>
            <w:r>
              <w:t xml:space="preserve">Accurate single customer view where all relevant roles, registrations, interactions and transactions can be </w:t>
            </w:r>
            <w:r w:rsidR="005949C0">
              <w:t>consolidated</w:t>
            </w:r>
            <w:r>
              <w:t xml:space="preserve"> for the customer.</w:t>
            </w:r>
          </w:p>
          <w:p w14:paraId="4CC0EDBD" w14:textId="77777777" w:rsidR="002A5F93" w:rsidRDefault="009F207B" w:rsidP="009F207B">
            <w:pPr>
              <w:pStyle w:val="ListParagraph"/>
              <w:numPr>
                <w:ilvl w:val="0"/>
                <w:numId w:val="2"/>
              </w:numPr>
            </w:pPr>
            <w:r>
              <w:t>Streamlining customer contact/correspondence and tax administration by reducing doubled up processing.</w:t>
            </w:r>
          </w:p>
          <w:p w14:paraId="7AB56812" w14:textId="5C7CC2BC" w:rsidR="002A5F93" w:rsidRDefault="009F207B" w:rsidP="009F207B">
            <w:pPr>
              <w:pStyle w:val="ListParagraph"/>
              <w:numPr>
                <w:ilvl w:val="0"/>
                <w:numId w:val="2"/>
              </w:numPr>
              <w:rPr>
                <w:ins w:id="67" w:author="Brendan Harrison" w:date="2021-03-16T07:46:00Z"/>
              </w:rPr>
            </w:pPr>
            <w:r>
              <w:t>Compliance activities which ensure SRO Customers are correctly meeting their tax obligations.</w:t>
            </w:r>
          </w:p>
          <w:p w14:paraId="3947938B" w14:textId="42E1B144" w:rsidR="009D46DA" w:rsidRDefault="009D46DA" w:rsidP="009F207B">
            <w:pPr>
              <w:pStyle w:val="ListParagraph"/>
              <w:numPr>
                <w:ilvl w:val="0"/>
                <w:numId w:val="2"/>
              </w:numPr>
            </w:pPr>
            <w:ins w:id="68" w:author="Brendan Harrison" w:date="2021-03-16T07:46:00Z">
              <w:r>
                <w:t>Effective management of updating customer recor</w:t>
              </w:r>
            </w:ins>
            <w:ins w:id="69" w:author="Brendan Harrison" w:date="2021-03-16T07:47:00Z">
              <w:r>
                <w:t>ds as the notification of a change to customer records are recorded for all registrations</w:t>
              </w:r>
            </w:ins>
          </w:p>
          <w:p w14:paraId="206D54A3" w14:textId="19063B33" w:rsidR="005949C0" w:rsidRDefault="005949C0" w:rsidP="009F207B">
            <w:pPr>
              <w:pStyle w:val="ListParagraph"/>
              <w:numPr>
                <w:ilvl w:val="0"/>
                <w:numId w:val="2"/>
              </w:numPr>
            </w:pPr>
            <w:r w:rsidRPr="005949C0">
              <w:rPr>
                <w:color w:val="FF0000"/>
              </w:rPr>
              <w:t>OTHERS?</w:t>
            </w:r>
          </w:p>
        </w:tc>
      </w:tr>
      <w:tr w:rsidR="002A5F93" w14:paraId="3B6A7CBC" w14:textId="77777777" w:rsidTr="009F207B">
        <w:tc>
          <w:tcPr>
            <w:tcW w:w="1809" w:type="dxa"/>
          </w:tcPr>
          <w:p w14:paraId="55FF2C49" w14:textId="77777777" w:rsidR="002A5F93" w:rsidRDefault="002A5F93" w:rsidP="009F207B">
            <w:r>
              <w:t>Who</w:t>
            </w:r>
          </w:p>
        </w:tc>
        <w:tc>
          <w:tcPr>
            <w:tcW w:w="7433" w:type="dxa"/>
          </w:tcPr>
          <w:p w14:paraId="3952E00F" w14:textId="77777777" w:rsidR="002A5F93" w:rsidRDefault="002A5F93" w:rsidP="009F207B">
            <w:r>
              <w:t>See Customer Management</w:t>
            </w:r>
          </w:p>
        </w:tc>
      </w:tr>
      <w:tr w:rsidR="002A5F93" w14:paraId="35B7D373" w14:textId="77777777" w:rsidTr="009F207B">
        <w:tc>
          <w:tcPr>
            <w:tcW w:w="1809" w:type="dxa"/>
          </w:tcPr>
          <w:p w14:paraId="7F40179A" w14:textId="77777777" w:rsidR="002A5F93" w:rsidRDefault="002A5F93" w:rsidP="009F207B"/>
        </w:tc>
        <w:tc>
          <w:tcPr>
            <w:tcW w:w="7433" w:type="dxa"/>
          </w:tcPr>
          <w:p w14:paraId="58D670F2" w14:textId="77777777" w:rsidR="002A5F93" w:rsidRDefault="002A5F93" w:rsidP="009F207B"/>
        </w:tc>
      </w:tr>
    </w:tbl>
    <w:p w14:paraId="6837ACF4" w14:textId="77777777" w:rsidR="002A5F93" w:rsidRPr="002A5F93" w:rsidRDefault="002A5F93" w:rsidP="002A5F93"/>
    <w:p w14:paraId="3AF3061A" w14:textId="77777777" w:rsidR="009F207B" w:rsidRDefault="009F207B" w:rsidP="00707386">
      <w:pPr>
        <w:pStyle w:val="Heading4"/>
      </w:pPr>
      <w:bookmarkStart w:id="70" w:name="_Toc67062749"/>
      <w:r>
        <w:t>Duplicate Customer Identification</w:t>
      </w:r>
      <w:bookmarkEnd w:id="7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9F207B" w14:paraId="3F9D61CF" w14:textId="77777777" w:rsidTr="009F207B">
        <w:tc>
          <w:tcPr>
            <w:tcW w:w="1809" w:type="dxa"/>
          </w:tcPr>
          <w:p w14:paraId="183DD7C8" w14:textId="77777777" w:rsidR="009F207B" w:rsidRDefault="009F207B" w:rsidP="009F207B">
            <w:r>
              <w:t>What</w:t>
            </w:r>
          </w:p>
        </w:tc>
        <w:tc>
          <w:tcPr>
            <w:tcW w:w="7433" w:type="dxa"/>
          </w:tcPr>
          <w:p w14:paraId="178BE050" w14:textId="77777777" w:rsidR="009F207B" w:rsidRDefault="009F207B" w:rsidP="009F207B">
            <w:r>
              <w:t xml:space="preserve">Duplicate Customer </w:t>
            </w:r>
            <w:r w:rsidR="00F70552">
              <w:t>Identification</w:t>
            </w:r>
            <w:r>
              <w:t xml:space="preserve"> </w:t>
            </w:r>
            <w:r w:rsidR="00F70552">
              <w:t>covers the ability to both identify existing duplicate customers and prevent new invalid duplicate customers from being created.</w:t>
            </w:r>
          </w:p>
          <w:p w14:paraId="6C290991" w14:textId="77777777" w:rsidR="009F207B" w:rsidRDefault="009F207B" w:rsidP="009F207B">
            <w:r>
              <w:t>This encompasses:</w:t>
            </w:r>
          </w:p>
          <w:p w14:paraId="7D60FBD4" w14:textId="77777777" w:rsidR="009F207B" w:rsidRDefault="00F70552" w:rsidP="009F207B">
            <w:pPr>
              <w:pStyle w:val="ListParagraph"/>
              <w:numPr>
                <w:ilvl w:val="0"/>
                <w:numId w:val="1"/>
              </w:numPr>
            </w:pPr>
            <w:r>
              <w:t>Duplicate Customer Reports</w:t>
            </w:r>
          </w:p>
          <w:p w14:paraId="0CA9F379" w14:textId="4A2EFA0B" w:rsidR="009F207B" w:rsidRDefault="00F70552" w:rsidP="00F70552">
            <w:pPr>
              <w:pStyle w:val="ListParagraph"/>
              <w:numPr>
                <w:ilvl w:val="0"/>
                <w:numId w:val="1"/>
              </w:numPr>
            </w:pPr>
            <w:r>
              <w:t>Mandatory matching against existing SRO Customers before a new customer record can be created</w:t>
            </w:r>
            <w:ins w:id="71" w:author="Brendan Harrison" w:date="2021-03-16T07:48:00Z">
              <w:r w:rsidR="009D46DA">
                <w:t>, although this only generates a warning and allows the creation of the new record</w:t>
              </w:r>
            </w:ins>
          </w:p>
          <w:p w14:paraId="3CBA6E9A" w14:textId="60FB499F" w:rsidR="006F4C4A" w:rsidRDefault="006F4C4A" w:rsidP="00F70552">
            <w:pPr>
              <w:pStyle w:val="ListParagraph"/>
              <w:numPr>
                <w:ilvl w:val="0"/>
                <w:numId w:val="1"/>
              </w:numPr>
            </w:pPr>
            <w:r>
              <w:t>Review and handling of potential duplicate customers</w:t>
            </w:r>
          </w:p>
          <w:p w14:paraId="0E0AA4F1" w14:textId="214520E5" w:rsidR="005949C0" w:rsidRDefault="005949C0" w:rsidP="005949C0">
            <w:pPr>
              <w:pStyle w:val="ListParagraph"/>
              <w:numPr>
                <w:ilvl w:val="0"/>
                <w:numId w:val="1"/>
              </w:numPr>
            </w:pPr>
            <w:r>
              <w:t>Review and handling of customer matching exceptions</w:t>
            </w:r>
          </w:p>
          <w:p w14:paraId="6EEE1B62" w14:textId="14D8981D" w:rsidR="005949C0" w:rsidRDefault="005949C0" w:rsidP="00F70552">
            <w:pPr>
              <w:pStyle w:val="ListParagraph"/>
              <w:numPr>
                <w:ilvl w:val="0"/>
                <w:numId w:val="1"/>
              </w:numPr>
            </w:pPr>
            <w:r w:rsidRPr="005949C0">
              <w:rPr>
                <w:color w:val="FF0000"/>
              </w:rPr>
              <w:t>OTHERS?</w:t>
            </w:r>
          </w:p>
        </w:tc>
      </w:tr>
      <w:tr w:rsidR="009F207B" w14:paraId="4EBE6727" w14:textId="77777777" w:rsidTr="009F207B">
        <w:tc>
          <w:tcPr>
            <w:tcW w:w="1809" w:type="dxa"/>
          </w:tcPr>
          <w:p w14:paraId="13BE088F" w14:textId="77777777" w:rsidR="009F207B" w:rsidRDefault="009F207B" w:rsidP="009F207B">
            <w:r>
              <w:t>Why</w:t>
            </w:r>
          </w:p>
        </w:tc>
        <w:tc>
          <w:tcPr>
            <w:tcW w:w="7433" w:type="dxa"/>
          </w:tcPr>
          <w:p w14:paraId="7C5B1EED" w14:textId="77777777" w:rsidR="009F207B" w:rsidRDefault="00F70552" w:rsidP="00F70552">
            <w:r>
              <w:t>See Duplicate Customer Management</w:t>
            </w:r>
          </w:p>
        </w:tc>
      </w:tr>
      <w:tr w:rsidR="009F207B" w14:paraId="4029B87B" w14:textId="77777777" w:rsidTr="009F207B">
        <w:tc>
          <w:tcPr>
            <w:tcW w:w="1809" w:type="dxa"/>
          </w:tcPr>
          <w:p w14:paraId="79882326" w14:textId="77777777" w:rsidR="009F207B" w:rsidRDefault="009F207B" w:rsidP="009F207B">
            <w:r>
              <w:t>Who</w:t>
            </w:r>
          </w:p>
        </w:tc>
        <w:tc>
          <w:tcPr>
            <w:tcW w:w="7433" w:type="dxa"/>
          </w:tcPr>
          <w:p w14:paraId="76B95CCA" w14:textId="77777777" w:rsidR="009F207B" w:rsidRDefault="009F207B" w:rsidP="009F207B">
            <w:r>
              <w:t>See Customer Management</w:t>
            </w:r>
          </w:p>
        </w:tc>
      </w:tr>
      <w:tr w:rsidR="009F207B" w14:paraId="2E102014" w14:textId="77777777" w:rsidTr="009F207B">
        <w:tc>
          <w:tcPr>
            <w:tcW w:w="1809" w:type="dxa"/>
          </w:tcPr>
          <w:p w14:paraId="1B970D58" w14:textId="77777777" w:rsidR="009F207B" w:rsidRDefault="009F207B" w:rsidP="009F207B"/>
        </w:tc>
        <w:tc>
          <w:tcPr>
            <w:tcW w:w="7433" w:type="dxa"/>
          </w:tcPr>
          <w:p w14:paraId="0CE7A776" w14:textId="77777777" w:rsidR="009F207B" w:rsidRDefault="009F207B" w:rsidP="009F207B"/>
        </w:tc>
      </w:tr>
    </w:tbl>
    <w:p w14:paraId="3BAB5A4F" w14:textId="77777777" w:rsidR="009F207B" w:rsidRPr="009F207B" w:rsidRDefault="009F207B" w:rsidP="009F207B"/>
    <w:p w14:paraId="37B467A2" w14:textId="77777777" w:rsidR="00736FBA" w:rsidRDefault="00736FBA" w:rsidP="00707386">
      <w:pPr>
        <w:pStyle w:val="Heading4"/>
      </w:pPr>
      <w:bookmarkStart w:id="72" w:name="_Toc67062750"/>
      <w:r>
        <w:lastRenderedPageBreak/>
        <w:t>Invalid Duplicate Consolidation</w:t>
      </w:r>
      <w:bookmarkEnd w:id="72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8"/>
        <w:gridCol w:w="7248"/>
      </w:tblGrid>
      <w:tr w:rsidR="00F70552" w14:paraId="76D50B3E" w14:textId="77777777" w:rsidTr="00FF21C7">
        <w:tc>
          <w:tcPr>
            <w:tcW w:w="1809" w:type="dxa"/>
          </w:tcPr>
          <w:p w14:paraId="1EF89103" w14:textId="77777777" w:rsidR="00F70552" w:rsidRDefault="00F70552" w:rsidP="00FF21C7">
            <w:r>
              <w:t>What</w:t>
            </w:r>
          </w:p>
        </w:tc>
        <w:tc>
          <w:tcPr>
            <w:tcW w:w="7433" w:type="dxa"/>
          </w:tcPr>
          <w:p w14:paraId="40DFEDCA" w14:textId="77777777" w:rsidR="00F70552" w:rsidRDefault="006F4C4A" w:rsidP="00FF21C7">
            <w:r>
              <w:t>Invalid Duplicate Consolidation</w:t>
            </w:r>
            <w:r w:rsidR="00F70552">
              <w:t xml:space="preserve"> </w:t>
            </w:r>
            <w:r>
              <w:t>enables existing duplicate customer records to be consolidated</w:t>
            </w:r>
            <w:r w:rsidR="00F70552">
              <w:t>.</w:t>
            </w:r>
          </w:p>
          <w:p w14:paraId="69B24615" w14:textId="77777777" w:rsidR="00F70552" w:rsidRDefault="00F70552" w:rsidP="00FF21C7">
            <w:r>
              <w:t xml:space="preserve">This </w:t>
            </w:r>
            <w:commentRangeStart w:id="73"/>
            <w:r>
              <w:t>encompasses</w:t>
            </w:r>
            <w:commentRangeEnd w:id="73"/>
            <w:r w:rsidR="00B57AEC">
              <w:rPr>
                <w:rStyle w:val="CommentReference"/>
              </w:rPr>
              <w:commentReference w:id="73"/>
            </w:r>
            <w:r>
              <w:t>:</w:t>
            </w:r>
          </w:p>
          <w:p w14:paraId="77377C73" w14:textId="77777777" w:rsidR="00F70552" w:rsidRDefault="006F4C4A" w:rsidP="00FF21C7">
            <w:pPr>
              <w:pStyle w:val="ListParagraph"/>
              <w:numPr>
                <w:ilvl w:val="0"/>
                <w:numId w:val="1"/>
              </w:numPr>
            </w:pPr>
            <w:r>
              <w:t>Flagging which customer record is the valid duplicate</w:t>
            </w:r>
          </w:p>
          <w:p w14:paraId="26AE4C67" w14:textId="77777777" w:rsidR="00F70552" w:rsidRDefault="006F4C4A" w:rsidP="006F4C4A">
            <w:pPr>
              <w:pStyle w:val="ListParagraph"/>
              <w:numPr>
                <w:ilvl w:val="0"/>
                <w:numId w:val="1"/>
              </w:numPr>
            </w:pPr>
            <w:r>
              <w:t>Flagging which customer record(s) is an invalid duplicate</w:t>
            </w:r>
          </w:p>
          <w:p w14:paraId="07B5D261" w14:textId="77777777" w:rsidR="006F4C4A" w:rsidRDefault="006F4C4A" w:rsidP="006F4C4A">
            <w:pPr>
              <w:pStyle w:val="ListParagraph"/>
              <w:numPr>
                <w:ilvl w:val="0"/>
                <w:numId w:val="1"/>
              </w:numPr>
            </w:pPr>
            <w:r>
              <w:t>Decommissioning invalid duplicate customer records</w:t>
            </w:r>
          </w:p>
          <w:p w14:paraId="6554873D" w14:textId="77777777" w:rsidR="006F4C4A" w:rsidRDefault="006F4C4A" w:rsidP="006F4C4A">
            <w:pPr>
              <w:pStyle w:val="ListParagraph"/>
              <w:numPr>
                <w:ilvl w:val="0"/>
                <w:numId w:val="1"/>
              </w:numPr>
            </w:pPr>
            <w:r>
              <w:t>Linkage of the relevant duplicate SRO Customers for traceability purposes</w:t>
            </w:r>
          </w:p>
        </w:tc>
      </w:tr>
      <w:tr w:rsidR="00F70552" w14:paraId="654FCEAE" w14:textId="77777777" w:rsidTr="00FF21C7">
        <w:tc>
          <w:tcPr>
            <w:tcW w:w="1809" w:type="dxa"/>
          </w:tcPr>
          <w:p w14:paraId="661D52CA" w14:textId="77777777" w:rsidR="00F70552" w:rsidRDefault="00F70552" w:rsidP="00FF21C7">
            <w:r>
              <w:t>Why</w:t>
            </w:r>
          </w:p>
        </w:tc>
        <w:tc>
          <w:tcPr>
            <w:tcW w:w="7433" w:type="dxa"/>
          </w:tcPr>
          <w:p w14:paraId="0DFE0699" w14:textId="77777777" w:rsidR="00F70552" w:rsidRDefault="00F70552" w:rsidP="00FF21C7">
            <w:r>
              <w:t>See Duplicate Customer Management</w:t>
            </w:r>
          </w:p>
        </w:tc>
      </w:tr>
      <w:tr w:rsidR="00F70552" w14:paraId="775F6DE0" w14:textId="77777777" w:rsidTr="00FF21C7">
        <w:tc>
          <w:tcPr>
            <w:tcW w:w="1809" w:type="dxa"/>
          </w:tcPr>
          <w:p w14:paraId="41B8E4C5" w14:textId="77777777" w:rsidR="00F70552" w:rsidRDefault="00F70552" w:rsidP="00FF21C7">
            <w:r>
              <w:t>Who</w:t>
            </w:r>
          </w:p>
        </w:tc>
        <w:tc>
          <w:tcPr>
            <w:tcW w:w="7433" w:type="dxa"/>
          </w:tcPr>
          <w:p w14:paraId="6D2D2132" w14:textId="77777777" w:rsidR="00F70552" w:rsidRDefault="00F70552" w:rsidP="00FF21C7">
            <w:r>
              <w:t>See Customer Management</w:t>
            </w:r>
          </w:p>
        </w:tc>
      </w:tr>
      <w:tr w:rsidR="00F70552" w14:paraId="7686F9B2" w14:textId="77777777" w:rsidTr="00FF21C7">
        <w:tc>
          <w:tcPr>
            <w:tcW w:w="1809" w:type="dxa"/>
          </w:tcPr>
          <w:p w14:paraId="23072E2D" w14:textId="77777777" w:rsidR="00F70552" w:rsidRDefault="00F70552" w:rsidP="00FF21C7"/>
        </w:tc>
        <w:tc>
          <w:tcPr>
            <w:tcW w:w="7433" w:type="dxa"/>
          </w:tcPr>
          <w:p w14:paraId="65833B4E" w14:textId="77777777" w:rsidR="00F70552" w:rsidRDefault="00F70552" w:rsidP="00FF21C7"/>
        </w:tc>
      </w:tr>
    </w:tbl>
    <w:p w14:paraId="3326241E" w14:textId="77777777" w:rsidR="00F70552" w:rsidRPr="00F70552" w:rsidRDefault="00F70552" w:rsidP="00F70552"/>
    <w:p w14:paraId="59444F84" w14:textId="77777777" w:rsidR="00736FBA" w:rsidRDefault="00736FBA" w:rsidP="00707386">
      <w:pPr>
        <w:pStyle w:val="Heading4"/>
      </w:pPr>
      <w:bookmarkStart w:id="74" w:name="_Toc67062751"/>
      <w:r>
        <w:t>Customer Matching Rules</w:t>
      </w:r>
      <w:bookmarkEnd w:id="7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4"/>
        <w:gridCol w:w="7252"/>
      </w:tblGrid>
      <w:tr w:rsidR="00B57AEC" w14:paraId="19BDFAED" w14:textId="77777777" w:rsidTr="00FF21C7">
        <w:tc>
          <w:tcPr>
            <w:tcW w:w="1809" w:type="dxa"/>
          </w:tcPr>
          <w:p w14:paraId="2CAB52C5" w14:textId="77777777" w:rsidR="00B57AEC" w:rsidRDefault="00B57AEC" w:rsidP="00FF21C7">
            <w:r>
              <w:t>What</w:t>
            </w:r>
          </w:p>
        </w:tc>
        <w:tc>
          <w:tcPr>
            <w:tcW w:w="7433" w:type="dxa"/>
          </w:tcPr>
          <w:p w14:paraId="439324E9" w14:textId="77777777" w:rsidR="00B57AEC" w:rsidRDefault="00B57AEC" w:rsidP="00FF21C7">
            <w:r>
              <w:t xml:space="preserve">Customer Matching Rules </w:t>
            </w:r>
            <w:r w:rsidR="00DE6D2C">
              <w:t>underpin the ability to identify potential duplicate customers</w:t>
            </w:r>
            <w:r>
              <w:t>.</w:t>
            </w:r>
          </w:p>
          <w:p w14:paraId="7EFBD436" w14:textId="77777777" w:rsidR="00B57AEC" w:rsidRDefault="00B57AEC" w:rsidP="00FF21C7">
            <w:r>
              <w:t>This encompasses:</w:t>
            </w:r>
          </w:p>
          <w:p w14:paraId="1E090618" w14:textId="77777777" w:rsidR="00B57AEC" w:rsidRDefault="00DE6D2C" w:rsidP="00FF21C7">
            <w:pPr>
              <w:pStyle w:val="ListParagraph"/>
              <w:numPr>
                <w:ilvl w:val="0"/>
                <w:numId w:val="1"/>
              </w:numPr>
            </w:pPr>
            <w:r>
              <w:t>Customer matching criteria – e.g. which fields are used and what constitutes a match</w:t>
            </w:r>
          </w:p>
          <w:p w14:paraId="5B3B7E8A" w14:textId="77777777" w:rsidR="00DE6D2C" w:rsidRDefault="00DE6D2C" w:rsidP="00FF21C7">
            <w:pPr>
              <w:pStyle w:val="ListParagraph"/>
              <w:numPr>
                <w:ilvl w:val="0"/>
                <w:numId w:val="1"/>
              </w:numPr>
            </w:pPr>
            <w:r>
              <w:t>Customer match scoring and weighting – e.g. defines and applies rules to reflect the relative importance/confidence levels of each match criteria</w:t>
            </w:r>
          </w:p>
          <w:p w14:paraId="14725A57" w14:textId="77777777" w:rsidR="00B57AEC" w:rsidRDefault="00DE6D2C" w:rsidP="00FF21C7">
            <w:pPr>
              <w:pStyle w:val="ListParagraph"/>
              <w:numPr>
                <w:ilvl w:val="0"/>
                <w:numId w:val="1"/>
              </w:numPr>
            </w:pPr>
            <w:r>
              <w:t>Auto-match criteria – e.g. what criteria and/or thresholds must be met for an automated customer match</w:t>
            </w:r>
          </w:p>
          <w:p w14:paraId="020065CB" w14:textId="77777777" w:rsidR="003363AE" w:rsidRDefault="00DE6D2C" w:rsidP="003363AE">
            <w:pPr>
              <w:pStyle w:val="ListParagraph"/>
              <w:numPr>
                <w:ilvl w:val="0"/>
                <w:numId w:val="1"/>
              </w:numPr>
            </w:pPr>
            <w:r>
              <w:t>Manual exception rules – e.</w:t>
            </w:r>
            <w:r w:rsidR="00F86D13">
              <w:t>g. defines and applies rules which requires manual review</w:t>
            </w:r>
          </w:p>
          <w:p w14:paraId="644DDA56" w14:textId="77777777" w:rsidR="008A6025" w:rsidRDefault="008A6025" w:rsidP="008A6025">
            <w:r w:rsidRPr="008A6025">
              <w:rPr>
                <w:color w:val="FF0000"/>
              </w:rPr>
              <w:t xml:space="preserve">Note:  existing customer matching rules have been implemented over time for different revenue lines and processes and are not consistent. </w:t>
            </w:r>
            <w:r w:rsidRPr="008A6025">
              <w:t xml:space="preserve"> </w:t>
            </w:r>
          </w:p>
        </w:tc>
      </w:tr>
      <w:tr w:rsidR="00B57AEC" w14:paraId="0B84CB7C" w14:textId="77777777" w:rsidTr="00FF21C7">
        <w:tc>
          <w:tcPr>
            <w:tcW w:w="1809" w:type="dxa"/>
          </w:tcPr>
          <w:p w14:paraId="28500CDF" w14:textId="77777777" w:rsidR="00B57AEC" w:rsidRDefault="00B57AEC" w:rsidP="00FF21C7">
            <w:r>
              <w:t>Why</w:t>
            </w:r>
          </w:p>
        </w:tc>
        <w:tc>
          <w:tcPr>
            <w:tcW w:w="7433" w:type="dxa"/>
          </w:tcPr>
          <w:p w14:paraId="220A9863" w14:textId="77777777" w:rsidR="00B57AEC" w:rsidRDefault="00B57AEC" w:rsidP="00FF21C7">
            <w:r>
              <w:t>See Duplicate Customer Management</w:t>
            </w:r>
          </w:p>
        </w:tc>
      </w:tr>
      <w:tr w:rsidR="00B57AEC" w14:paraId="3CFA45FB" w14:textId="77777777" w:rsidTr="00FF21C7">
        <w:tc>
          <w:tcPr>
            <w:tcW w:w="1809" w:type="dxa"/>
          </w:tcPr>
          <w:p w14:paraId="007F0C66" w14:textId="77777777" w:rsidR="00B57AEC" w:rsidRDefault="00B57AEC" w:rsidP="00FF21C7">
            <w:r>
              <w:t>Who</w:t>
            </w:r>
          </w:p>
        </w:tc>
        <w:tc>
          <w:tcPr>
            <w:tcW w:w="7433" w:type="dxa"/>
          </w:tcPr>
          <w:p w14:paraId="250B48F3" w14:textId="77777777" w:rsidR="00B57AEC" w:rsidRDefault="00B57AEC" w:rsidP="00FF21C7">
            <w:r>
              <w:t>See Customer Management</w:t>
            </w:r>
          </w:p>
        </w:tc>
      </w:tr>
      <w:tr w:rsidR="00B57AEC" w14:paraId="40C13F21" w14:textId="77777777" w:rsidTr="00FF21C7">
        <w:tc>
          <w:tcPr>
            <w:tcW w:w="1809" w:type="dxa"/>
          </w:tcPr>
          <w:p w14:paraId="685B79E6" w14:textId="77777777" w:rsidR="00B57AEC" w:rsidRDefault="00B57AEC" w:rsidP="00FF21C7"/>
        </w:tc>
        <w:tc>
          <w:tcPr>
            <w:tcW w:w="7433" w:type="dxa"/>
          </w:tcPr>
          <w:p w14:paraId="18604845" w14:textId="77777777" w:rsidR="00B57AEC" w:rsidRDefault="00B57AEC" w:rsidP="00FF21C7"/>
        </w:tc>
      </w:tr>
    </w:tbl>
    <w:p w14:paraId="509FBA71" w14:textId="77777777" w:rsidR="00736FBA" w:rsidRDefault="00736FBA" w:rsidP="0005780D"/>
    <w:p w14:paraId="1AC058A5" w14:textId="77777777" w:rsidR="00736FBA" w:rsidRDefault="00736FBA" w:rsidP="00707386">
      <w:pPr>
        <w:pStyle w:val="Heading3"/>
      </w:pPr>
      <w:bookmarkStart w:id="75" w:name="_Toc67062752"/>
      <w:r>
        <w:t>Customer Roles and Relationships</w:t>
      </w:r>
      <w:bookmarkEnd w:id="7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ED64F7" w14:paraId="170C1FBF" w14:textId="77777777" w:rsidTr="00821A42">
        <w:tc>
          <w:tcPr>
            <w:tcW w:w="1809" w:type="dxa"/>
          </w:tcPr>
          <w:p w14:paraId="60157261" w14:textId="77777777" w:rsidR="00ED64F7" w:rsidRDefault="00ED64F7" w:rsidP="00821A42">
            <w:r>
              <w:t>What</w:t>
            </w:r>
          </w:p>
        </w:tc>
        <w:tc>
          <w:tcPr>
            <w:tcW w:w="7433" w:type="dxa"/>
          </w:tcPr>
          <w:p w14:paraId="31D1D52C" w14:textId="09E58D44" w:rsidR="00ED64F7" w:rsidRDefault="00ED64F7" w:rsidP="00821A42">
            <w:r>
              <w:t xml:space="preserve">Customer Roles and Relationships record and maintain the multiple roles </w:t>
            </w:r>
            <w:r w:rsidR="005949C0">
              <w:t xml:space="preserve">and relationships </w:t>
            </w:r>
            <w:r w:rsidR="00066680">
              <w:t xml:space="preserve">that </w:t>
            </w:r>
            <w:r>
              <w:t xml:space="preserve">an SRO Customer </w:t>
            </w:r>
            <w:r w:rsidR="005949C0">
              <w:t>can</w:t>
            </w:r>
            <w:r>
              <w:t xml:space="preserve"> </w:t>
            </w:r>
            <w:r w:rsidR="005949C0">
              <w:t>have</w:t>
            </w:r>
            <w:r>
              <w:t xml:space="preserve">.  </w:t>
            </w:r>
          </w:p>
          <w:p w14:paraId="59EBBBF8" w14:textId="77777777" w:rsidR="00ED64F7" w:rsidRDefault="00ED64F7" w:rsidP="00821A42">
            <w:r>
              <w:t>This encompasses:</w:t>
            </w:r>
          </w:p>
          <w:p w14:paraId="439701C5" w14:textId="77777777" w:rsidR="00ED64F7" w:rsidRDefault="00ED64F7" w:rsidP="00821A42">
            <w:pPr>
              <w:pStyle w:val="ListParagraph"/>
              <w:numPr>
                <w:ilvl w:val="0"/>
                <w:numId w:val="1"/>
              </w:numPr>
            </w:pPr>
            <w:r>
              <w:t>Customer Roles Maintenance</w:t>
            </w:r>
          </w:p>
          <w:p w14:paraId="132BB2E5" w14:textId="77777777" w:rsidR="00ED64F7" w:rsidRDefault="00ED64F7" w:rsidP="00821A42">
            <w:pPr>
              <w:pStyle w:val="ListParagraph"/>
              <w:numPr>
                <w:ilvl w:val="0"/>
                <w:numId w:val="1"/>
              </w:numPr>
            </w:pPr>
            <w:r>
              <w:t>Common Customer Roles</w:t>
            </w:r>
          </w:p>
          <w:p w14:paraId="0E7AA3E1" w14:textId="77777777" w:rsidR="00ED64F7" w:rsidRDefault="00066680" w:rsidP="00821A42">
            <w:pPr>
              <w:pStyle w:val="ListParagraph"/>
              <w:numPr>
                <w:ilvl w:val="0"/>
                <w:numId w:val="1"/>
              </w:numPr>
            </w:pPr>
            <w:r>
              <w:t>Revenue Line</w:t>
            </w:r>
            <w:r w:rsidR="00ED64F7">
              <w:t xml:space="preserve"> Based Customer Roles</w:t>
            </w:r>
          </w:p>
          <w:p w14:paraId="11EDBA6B" w14:textId="77777777" w:rsidR="00ED64F7" w:rsidRDefault="00E06564" w:rsidP="00821A42">
            <w:pPr>
              <w:pStyle w:val="ListParagraph"/>
              <w:numPr>
                <w:ilvl w:val="0"/>
                <w:numId w:val="1"/>
              </w:numPr>
            </w:pPr>
            <w:r>
              <w:t>Customer Cross Referencing</w:t>
            </w:r>
          </w:p>
          <w:p w14:paraId="68155FE1" w14:textId="77777777" w:rsidR="00ED64F7" w:rsidRDefault="00ED64F7" w:rsidP="00ED64F7">
            <w:pPr>
              <w:pStyle w:val="ListParagraph"/>
              <w:numPr>
                <w:ilvl w:val="0"/>
                <w:numId w:val="1"/>
              </w:numPr>
            </w:pPr>
            <w:r>
              <w:t>Revenue Line Registrations</w:t>
            </w:r>
          </w:p>
        </w:tc>
      </w:tr>
      <w:tr w:rsidR="00ED64F7" w14:paraId="00B121B8" w14:textId="77777777" w:rsidTr="00821A42">
        <w:tc>
          <w:tcPr>
            <w:tcW w:w="1809" w:type="dxa"/>
          </w:tcPr>
          <w:p w14:paraId="472A902B" w14:textId="77777777" w:rsidR="00ED64F7" w:rsidRDefault="00ED64F7" w:rsidP="00821A42">
            <w:r>
              <w:t>Why</w:t>
            </w:r>
          </w:p>
        </w:tc>
        <w:tc>
          <w:tcPr>
            <w:tcW w:w="7433" w:type="dxa"/>
          </w:tcPr>
          <w:p w14:paraId="46E99AC9" w14:textId="77777777" w:rsidR="00ED64F7" w:rsidRDefault="00ED64F7" w:rsidP="00821A42">
            <w:r>
              <w:t xml:space="preserve">Customer </w:t>
            </w:r>
            <w:r w:rsidR="00066680">
              <w:t>Roles and Relationships</w:t>
            </w:r>
            <w:r>
              <w:t xml:space="preserve"> enable SRO to</w:t>
            </w:r>
            <w:r w:rsidR="00066680">
              <w:t xml:space="preserve"> have single holistic view of the SRO Customer’s interactions</w:t>
            </w:r>
            <w:r w:rsidR="00D5588F">
              <w:t xml:space="preserve"> and tax obligations</w:t>
            </w:r>
            <w:r w:rsidR="00066680">
              <w:t>, which assists with</w:t>
            </w:r>
            <w:r>
              <w:t>:</w:t>
            </w:r>
          </w:p>
          <w:p w14:paraId="0AE3F0B5" w14:textId="77777777" w:rsidR="00066680" w:rsidRDefault="00066680" w:rsidP="00821A42">
            <w:pPr>
              <w:pStyle w:val="ListParagraph"/>
              <w:numPr>
                <w:ilvl w:val="0"/>
                <w:numId w:val="2"/>
              </w:numPr>
            </w:pPr>
            <w:r>
              <w:t>Correct cross referencing to related customers as required</w:t>
            </w:r>
          </w:p>
          <w:p w14:paraId="65960181" w14:textId="073B567C" w:rsidR="00ED64F7" w:rsidRDefault="00066680" w:rsidP="00066680">
            <w:pPr>
              <w:pStyle w:val="ListParagraph"/>
              <w:numPr>
                <w:ilvl w:val="0"/>
                <w:numId w:val="2"/>
              </w:numPr>
              <w:rPr>
                <w:ins w:id="76" w:author="Brendan Harrison" w:date="2021-03-16T07:51:00Z"/>
              </w:rPr>
            </w:pPr>
            <w:r>
              <w:t>Streamlining customer enquiries and processing as can deal with the customer holistically rather than at a single role, revenue line or transactional basis</w:t>
            </w:r>
          </w:p>
          <w:p w14:paraId="0A718866" w14:textId="6A31A992" w:rsidR="009D46DA" w:rsidRDefault="009D46DA" w:rsidP="00066680">
            <w:pPr>
              <w:pStyle w:val="ListParagraph"/>
              <w:numPr>
                <w:ilvl w:val="0"/>
                <w:numId w:val="2"/>
              </w:numPr>
            </w:pPr>
            <w:ins w:id="77" w:author="Brendan Harrison" w:date="2021-03-16T07:51:00Z">
              <w:r>
                <w:lastRenderedPageBreak/>
                <w:t>Identify where an action for one customer generates or requires an action for a related customer</w:t>
              </w:r>
            </w:ins>
          </w:p>
          <w:p w14:paraId="46C4A314" w14:textId="77777777" w:rsidR="00066680" w:rsidRDefault="00066680" w:rsidP="00066680">
            <w:pPr>
              <w:pStyle w:val="ListParagraph"/>
              <w:numPr>
                <w:ilvl w:val="0"/>
                <w:numId w:val="2"/>
              </w:numPr>
            </w:pPr>
            <w:r w:rsidRPr="00066680">
              <w:rPr>
                <w:color w:val="FF0000"/>
              </w:rPr>
              <w:t>OTHER?</w:t>
            </w:r>
          </w:p>
        </w:tc>
      </w:tr>
      <w:tr w:rsidR="00ED64F7" w14:paraId="3F864F48" w14:textId="77777777" w:rsidTr="00821A42">
        <w:tc>
          <w:tcPr>
            <w:tcW w:w="1809" w:type="dxa"/>
          </w:tcPr>
          <w:p w14:paraId="26672F17" w14:textId="77777777" w:rsidR="00ED64F7" w:rsidRDefault="00ED64F7" w:rsidP="00821A42">
            <w:r>
              <w:lastRenderedPageBreak/>
              <w:t>Who</w:t>
            </w:r>
          </w:p>
        </w:tc>
        <w:tc>
          <w:tcPr>
            <w:tcW w:w="7433" w:type="dxa"/>
          </w:tcPr>
          <w:p w14:paraId="5F865561" w14:textId="77777777" w:rsidR="00ED64F7" w:rsidRDefault="00ED64F7" w:rsidP="00821A42">
            <w:r>
              <w:t>See Customer Management</w:t>
            </w:r>
          </w:p>
        </w:tc>
      </w:tr>
      <w:tr w:rsidR="00ED64F7" w14:paraId="69AC3B3F" w14:textId="77777777" w:rsidTr="00821A42">
        <w:tc>
          <w:tcPr>
            <w:tcW w:w="1809" w:type="dxa"/>
          </w:tcPr>
          <w:p w14:paraId="1E9C41A5" w14:textId="77777777" w:rsidR="00ED64F7" w:rsidRDefault="00ED64F7" w:rsidP="00821A42"/>
        </w:tc>
        <w:tc>
          <w:tcPr>
            <w:tcW w:w="7433" w:type="dxa"/>
          </w:tcPr>
          <w:p w14:paraId="6B8F0B2A" w14:textId="77777777" w:rsidR="00ED64F7" w:rsidRDefault="00ED64F7" w:rsidP="00821A42"/>
        </w:tc>
      </w:tr>
    </w:tbl>
    <w:p w14:paraId="0F69DCCC" w14:textId="77777777" w:rsidR="00ED64F7" w:rsidRPr="00ED64F7" w:rsidRDefault="00ED64F7" w:rsidP="00ED64F7"/>
    <w:p w14:paraId="6B4829B7" w14:textId="77777777" w:rsidR="00736FBA" w:rsidRDefault="00736FBA" w:rsidP="00707386">
      <w:pPr>
        <w:pStyle w:val="Heading4"/>
      </w:pPr>
      <w:bookmarkStart w:id="78" w:name="_Toc67062753"/>
      <w:r>
        <w:t>Customer Roles Maintenance</w:t>
      </w:r>
      <w:bookmarkEnd w:id="78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066680" w14:paraId="3E21DEB1" w14:textId="77777777" w:rsidTr="00821A42">
        <w:tc>
          <w:tcPr>
            <w:tcW w:w="1809" w:type="dxa"/>
          </w:tcPr>
          <w:p w14:paraId="4A7546BE" w14:textId="77777777" w:rsidR="00066680" w:rsidRDefault="00066680" w:rsidP="00821A42">
            <w:r>
              <w:t>What</w:t>
            </w:r>
          </w:p>
        </w:tc>
        <w:tc>
          <w:tcPr>
            <w:tcW w:w="7433" w:type="dxa"/>
          </w:tcPr>
          <w:p w14:paraId="1027CB35" w14:textId="77777777" w:rsidR="00066680" w:rsidRDefault="00066680" w:rsidP="00821A42">
            <w:pPr>
              <w:ind w:left="50"/>
            </w:pPr>
            <w:r>
              <w:t xml:space="preserve">Customer Roles Maintenance </w:t>
            </w:r>
            <w:r w:rsidR="00623A1C">
              <w:t>covers the creation of new roles and the updating of existing ones</w:t>
            </w:r>
            <w:r>
              <w:t>.  This includes:</w:t>
            </w:r>
          </w:p>
          <w:p w14:paraId="61AB5E1C" w14:textId="77777777" w:rsidR="00066680" w:rsidRDefault="00A02811" w:rsidP="00821A42">
            <w:pPr>
              <w:pStyle w:val="ListParagraph"/>
              <w:numPr>
                <w:ilvl w:val="0"/>
                <w:numId w:val="4"/>
              </w:numPr>
            </w:pPr>
            <w:r>
              <w:t>Create a new role</w:t>
            </w:r>
          </w:p>
          <w:p w14:paraId="0646384F" w14:textId="77777777" w:rsidR="00066680" w:rsidRDefault="00A02811" w:rsidP="00821A42">
            <w:pPr>
              <w:pStyle w:val="ListParagraph"/>
              <w:numPr>
                <w:ilvl w:val="0"/>
                <w:numId w:val="4"/>
              </w:numPr>
            </w:pPr>
            <w:r>
              <w:t>End date an existing role</w:t>
            </w:r>
          </w:p>
          <w:p w14:paraId="4EEAE3E6" w14:textId="77777777" w:rsidR="00066680" w:rsidRDefault="00A02811" w:rsidP="00A02811">
            <w:pPr>
              <w:pStyle w:val="ListParagraph"/>
              <w:numPr>
                <w:ilvl w:val="0"/>
                <w:numId w:val="4"/>
              </w:numPr>
            </w:pPr>
            <w:r>
              <w:t>View Customer roles</w:t>
            </w:r>
          </w:p>
          <w:p w14:paraId="2435C70C" w14:textId="77777777" w:rsidR="00A02811" w:rsidRDefault="00A02811" w:rsidP="00A02811">
            <w:pPr>
              <w:pStyle w:val="ListParagraph"/>
              <w:numPr>
                <w:ilvl w:val="0"/>
                <w:numId w:val="4"/>
              </w:numPr>
            </w:pPr>
            <w:r>
              <w:t>Linkage of SRO customers per relevant Role types</w:t>
            </w:r>
          </w:p>
        </w:tc>
      </w:tr>
      <w:tr w:rsidR="00066680" w14:paraId="13AE6784" w14:textId="77777777" w:rsidTr="00821A42">
        <w:tc>
          <w:tcPr>
            <w:tcW w:w="1809" w:type="dxa"/>
          </w:tcPr>
          <w:p w14:paraId="34690325" w14:textId="77777777" w:rsidR="00066680" w:rsidRDefault="00066680" w:rsidP="00821A42">
            <w:r>
              <w:t>Why</w:t>
            </w:r>
          </w:p>
        </w:tc>
        <w:tc>
          <w:tcPr>
            <w:tcW w:w="7433" w:type="dxa"/>
          </w:tcPr>
          <w:p w14:paraId="3BAA69EC" w14:textId="77777777" w:rsidR="00A02811" w:rsidRDefault="00443040" w:rsidP="00443040">
            <w:r>
              <w:t>See Customer Roles and Relationships</w:t>
            </w:r>
          </w:p>
        </w:tc>
      </w:tr>
      <w:tr w:rsidR="00066680" w14:paraId="0396A014" w14:textId="77777777" w:rsidTr="00821A42">
        <w:tc>
          <w:tcPr>
            <w:tcW w:w="1809" w:type="dxa"/>
          </w:tcPr>
          <w:p w14:paraId="24C5F232" w14:textId="77777777" w:rsidR="00066680" w:rsidRDefault="00066680" w:rsidP="00821A42">
            <w:r>
              <w:t>Who</w:t>
            </w:r>
          </w:p>
        </w:tc>
        <w:tc>
          <w:tcPr>
            <w:tcW w:w="7433" w:type="dxa"/>
          </w:tcPr>
          <w:p w14:paraId="58E92754" w14:textId="77777777" w:rsidR="00066680" w:rsidRDefault="00066680" w:rsidP="00821A42">
            <w:r>
              <w:t>See Customer Management</w:t>
            </w:r>
          </w:p>
        </w:tc>
      </w:tr>
      <w:tr w:rsidR="00066680" w14:paraId="31461927" w14:textId="77777777" w:rsidTr="00821A42">
        <w:tc>
          <w:tcPr>
            <w:tcW w:w="1809" w:type="dxa"/>
          </w:tcPr>
          <w:p w14:paraId="4487DB95" w14:textId="77777777" w:rsidR="00066680" w:rsidRDefault="00066680" w:rsidP="00821A42">
            <w:r>
              <w:t>When</w:t>
            </w:r>
          </w:p>
        </w:tc>
        <w:tc>
          <w:tcPr>
            <w:tcW w:w="7433" w:type="dxa"/>
          </w:tcPr>
          <w:p w14:paraId="2AFFC570" w14:textId="77777777" w:rsidR="00066680" w:rsidRDefault="00066680" w:rsidP="00821A42">
            <w:pPr>
              <w:ind w:left="360"/>
            </w:pPr>
          </w:p>
        </w:tc>
      </w:tr>
    </w:tbl>
    <w:p w14:paraId="693FC13C" w14:textId="77777777" w:rsidR="00066680" w:rsidRPr="00066680" w:rsidRDefault="00066680" w:rsidP="00066680"/>
    <w:p w14:paraId="4DE5135B" w14:textId="77777777" w:rsidR="00736FBA" w:rsidRDefault="00736FBA" w:rsidP="00707386">
      <w:pPr>
        <w:pStyle w:val="Heading4"/>
      </w:pPr>
      <w:bookmarkStart w:id="79" w:name="_Toc67062754"/>
      <w:r>
        <w:t>Common Customer Roles</w:t>
      </w:r>
      <w:bookmarkEnd w:id="79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A02811" w14:paraId="67E5300B" w14:textId="77777777" w:rsidTr="00821A42">
        <w:tc>
          <w:tcPr>
            <w:tcW w:w="1809" w:type="dxa"/>
          </w:tcPr>
          <w:p w14:paraId="68246DDC" w14:textId="77777777" w:rsidR="00A02811" w:rsidRDefault="00A02811" w:rsidP="00821A42">
            <w:r>
              <w:t>What</w:t>
            </w:r>
          </w:p>
        </w:tc>
        <w:tc>
          <w:tcPr>
            <w:tcW w:w="7433" w:type="dxa"/>
          </w:tcPr>
          <w:p w14:paraId="58978F06" w14:textId="46691AB5" w:rsidR="00A02811" w:rsidRDefault="00A02811" w:rsidP="00821A42">
            <w:pPr>
              <w:ind w:left="50"/>
            </w:pPr>
            <w:r>
              <w:t>Common Customer Roles relate to the generic roles that an SRO Custom</w:t>
            </w:r>
            <w:r w:rsidR="003235CF">
              <w:t>er may take on which are not specific to any Revenue Line</w:t>
            </w:r>
            <w:r>
              <w:t>.  This includes</w:t>
            </w:r>
            <w:r w:rsidR="003235CF">
              <w:t xml:space="preserve"> the following broad Role Types</w:t>
            </w:r>
            <w:r>
              <w:t>:</w:t>
            </w:r>
          </w:p>
          <w:p w14:paraId="4956CDEB" w14:textId="77777777" w:rsidR="003235CF" w:rsidRDefault="003235CF" w:rsidP="003235CF">
            <w:pPr>
              <w:pStyle w:val="ListParagraph"/>
              <w:numPr>
                <w:ilvl w:val="0"/>
                <w:numId w:val="4"/>
              </w:numPr>
            </w:pPr>
            <w:r>
              <w:t>Estate and Executors – relating to deceased individuals</w:t>
            </w:r>
          </w:p>
          <w:p w14:paraId="22268A10" w14:textId="7CC4238F" w:rsidR="003235CF" w:rsidRDefault="003235CF" w:rsidP="003235CF">
            <w:pPr>
              <w:pStyle w:val="ListParagraph"/>
              <w:numPr>
                <w:ilvl w:val="0"/>
                <w:numId w:val="4"/>
              </w:numPr>
            </w:pPr>
            <w:r>
              <w:t xml:space="preserve">Insolvency Practitioner – relating to </w:t>
            </w:r>
            <w:r w:rsidR="005949C0">
              <w:t>legal entities</w:t>
            </w:r>
            <w:r>
              <w:t xml:space="preserve"> in administration (bankruptcy)</w:t>
            </w:r>
          </w:p>
          <w:p w14:paraId="3B8B4B8C" w14:textId="77777777" w:rsidR="003235CF" w:rsidRDefault="003235CF" w:rsidP="003235CF">
            <w:pPr>
              <w:pStyle w:val="ListParagraph"/>
              <w:numPr>
                <w:ilvl w:val="0"/>
                <w:numId w:val="4"/>
              </w:numPr>
            </w:pPr>
            <w:r>
              <w:t>Trustee, Beneficiary/Unit Holder, Bare Nominee – relating to Trusts</w:t>
            </w:r>
          </w:p>
          <w:p w14:paraId="69DE1B7D" w14:textId="6F2A4D71" w:rsidR="003235CF" w:rsidRDefault="003235CF" w:rsidP="003235CF">
            <w:pPr>
              <w:pStyle w:val="ListParagraph"/>
              <w:numPr>
                <w:ilvl w:val="0"/>
                <w:numId w:val="4"/>
              </w:numPr>
            </w:pPr>
            <w:r>
              <w:t>Representative, Manager, Affairs Manager – relating to representation on behalf of the customer (e.g. Power of Attorney</w:t>
            </w:r>
            <w:r w:rsidR="005949C0">
              <w:t xml:space="preserve"> due to incapacity</w:t>
            </w:r>
            <w:r>
              <w:t>)</w:t>
            </w:r>
          </w:p>
          <w:p w14:paraId="08D17E41" w14:textId="77777777" w:rsidR="00A02811" w:rsidRDefault="003235CF" w:rsidP="003235CF">
            <w:pPr>
              <w:pStyle w:val="ListParagraph"/>
              <w:numPr>
                <w:ilvl w:val="0"/>
                <w:numId w:val="4"/>
              </w:numPr>
            </w:pPr>
            <w:r>
              <w:t>Duplicate Customer – refer Duplicate Customer Management</w:t>
            </w:r>
          </w:p>
        </w:tc>
      </w:tr>
      <w:tr w:rsidR="00A02811" w14:paraId="36A0D3FD" w14:textId="77777777" w:rsidTr="00821A42">
        <w:tc>
          <w:tcPr>
            <w:tcW w:w="1809" w:type="dxa"/>
          </w:tcPr>
          <w:p w14:paraId="5E710B2F" w14:textId="77777777" w:rsidR="00A02811" w:rsidRDefault="00A02811" w:rsidP="00821A42">
            <w:r>
              <w:t>Why</w:t>
            </w:r>
          </w:p>
        </w:tc>
        <w:tc>
          <w:tcPr>
            <w:tcW w:w="7433" w:type="dxa"/>
          </w:tcPr>
          <w:p w14:paraId="31C6E736" w14:textId="77777777" w:rsidR="00A02811" w:rsidRDefault="00443040" w:rsidP="00443040">
            <w:r>
              <w:t>See Customer Roles and Relationships</w:t>
            </w:r>
          </w:p>
        </w:tc>
      </w:tr>
      <w:tr w:rsidR="00A02811" w14:paraId="4F4C8AF9" w14:textId="77777777" w:rsidTr="00821A42">
        <w:tc>
          <w:tcPr>
            <w:tcW w:w="1809" w:type="dxa"/>
          </w:tcPr>
          <w:p w14:paraId="52F174CA" w14:textId="77777777" w:rsidR="00A02811" w:rsidRDefault="00A02811" w:rsidP="00821A42">
            <w:r>
              <w:t>Who</w:t>
            </w:r>
          </w:p>
        </w:tc>
        <w:tc>
          <w:tcPr>
            <w:tcW w:w="7433" w:type="dxa"/>
          </w:tcPr>
          <w:p w14:paraId="141A4818" w14:textId="77777777" w:rsidR="00A02811" w:rsidRDefault="00A02811" w:rsidP="00821A42">
            <w:r>
              <w:t>See Customer Management</w:t>
            </w:r>
          </w:p>
        </w:tc>
      </w:tr>
      <w:tr w:rsidR="00A02811" w14:paraId="2547CE38" w14:textId="77777777" w:rsidTr="00821A42">
        <w:tc>
          <w:tcPr>
            <w:tcW w:w="1809" w:type="dxa"/>
          </w:tcPr>
          <w:p w14:paraId="467C4C85" w14:textId="77777777" w:rsidR="00A02811" w:rsidRDefault="00A02811" w:rsidP="00821A42">
            <w:r>
              <w:t>When</w:t>
            </w:r>
          </w:p>
        </w:tc>
        <w:tc>
          <w:tcPr>
            <w:tcW w:w="7433" w:type="dxa"/>
          </w:tcPr>
          <w:p w14:paraId="299070E5" w14:textId="77777777" w:rsidR="00A02811" w:rsidRDefault="00A02811" w:rsidP="00821A42">
            <w:pPr>
              <w:ind w:left="360"/>
            </w:pPr>
          </w:p>
        </w:tc>
      </w:tr>
    </w:tbl>
    <w:p w14:paraId="4EBF09B1" w14:textId="77777777" w:rsidR="00A02811" w:rsidRPr="00A02811" w:rsidRDefault="00A02811" w:rsidP="00A02811"/>
    <w:p w14:paraId="11E3B2DB" w14:textId="77777777" w:rsidR="00736FBA" w:rsidRDefault="00736FBA" w:rsidP="00707386">
      <w:pPr>
        <w:pStyle w:val="Heading4"/>
      </w:pPr>
      <w:bookmarkStart w:id="80" w:name="_Toc67062755"/>
      <w:r>
        <w:t>Revenue Line Based Customer Roles</w:t>
      </w:r>
      <w:bookmarkEnd w:id="8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443040" w14:paraId="0FC7724A" w14:textId="77777777" w:rsidTr="00821A42">
        <w:tc>
          <w:tcPr>
            <w:tcW w:w="1809" w:type="dxa"/>
          </w:tcPr>
          <w:p w14:paraId="67513015" w14:textId="77777777" w:rsidR="00443040" w:rsidRDefault="00443040" w:rsidP="00821A42">
            <w:r>
              <w:t>What</w:t>
            </w:r>
          </w:p>
        </w:tc>
        <w:tc>
          <w:tcPr>
            <w:tcW w:w="7433" w:type="dxa"/>
          </w:tcPr>
          <w:p w14:paraId="30AE7C22" w14:textId="44E9DF1D" w:rsidR="00443040" w:rsidRDefault="00523F44" w:rsidP="00821A42">
            <w:pPr>
              <w:ind w:left="50"/>
            </w:pPr>
            <w:r>
              <w:t>Revenue Line Based</w:t>
            </w:r>
            <w:r w:rsidR="00443040">
              <w:t xml:space="preserve"> Customer Roles relate to the </w:t>
            </w:r>
            <w:r>
              <w:t>specific</w:t>
            </w:r>
            <w:r w:rsidR="00443040">
              <w:t xml:space="preserve"> roles that an SRO Customer </w:t>
            </w:r>
            <w:r>
              <w:t>may have in the context of certain relevant Revenue Lines</w:t>
            </w:r>
            <w:r w:rsidR="00443040">
              <w:t xml:space="preserve">.  </w:t>
            </w:r>
            <w:r>
              <w:t>Some example</w:t>
            </w:r>
            <w:r w:rsidR="005949C0">
              <w:t>s</w:t>
            </w:r>
            <w:r>
              <w:t xml:space="preserve"> of these</w:t>
            </w:r>
            <w:r w:rsidR="00443040">
              <w:t xml:space="preserve"> Role Types</w:t>
            </w:r>
            <w:r>
              <w:t xml:space="preserve"> include</w:t>
            </w:r>
            <w:r w:rsidR="00443040">
              <w:t>:</w:t>
            </w:r>
          </w:p>
          <w:p w14:paraId="30DCEA69" w14:textId="77777777" w:rsidR="00443040" w:rsidRDefault="00523F44" w:rsidP="00821A42">
            <w:pPr>
              <w:pStyle w:val="ListParagraph"/>
              <w:numPr>
                <w:ilvl w:val="0"/>
                <w:numId w:val="4"/>
              </w:numPr>
            </w:pPr>
            <w:r>
              <w:t>Land Tax (and other land based revenue lines) – e.g. Land Owner, Joint Ownership Member, Land Tax Group Member etc.</w:t>
            </w:r>
          </w:p>
          <w:p w14:paraId="2619919E" w14:textId="77777777" w:rsidR="00523F44" w:rsidRDefault="00523F44" w:rsidP="00821A42">
            <w:pPr>
              <w:pStyle w:val="ListParagraph"/>
              <w:numPr>
                <w:ilvl w:val="0"/>
                <w:numId w:val="4"/>
              </w:numPr>
            </w:pPr>
            <w:r>
              <w:t>Payroll Tax – e.g. Payroll Tax Employment Agent, PTX Group Member etc.</w:t>
            </w:r>
          </w:p>
          <w:p w14:paraId="3DF41B36" w14:textId="77777777" w:rsidR="00523F44" w:rsidRDefault="00523F44" w:rsidP="00821A42">
            <w:pPr>
              <w:pStyle w:val="ListParagraph"/>
              <w:numPr>
                <w:ilvl w:val="0"/>
                <w:numId w:val="4"/>
              </w:numPr>
            </w:pPr>
            <w:commentRangeStart w:id="81"/>
            <w:r>
              <w:t>Land Transfer Duty – e.g. Buyer, Seller, Lodger</w:t>
            </w:r>
            <w:commentRangeEnd w:id="81"/>
            <w:r>
              <w:rPr>
                <w:rStyle w:val="CommentReference"/>
              </w:rPr>
              <w:commentReference w:id="81"/>
            </w:r>
          </w:p>
          <w:p w14:paraId="58C4C507" w14:textId="77777777" w:rsidR="00E06564" w:rsidRDefault="00E06564" w:rsidP="00E06564">
            <w:r>
              <w:t>Refer to each Revenue Line for specific Customer Roles.</w:t>
            </w:r>
          </w:p>
        </w:tc>
      </w:tr>
      <w:tr w:rsidR="00443040" w14:paraId="17D7D2CE" w14:textId="77777777" w:rsidTr="00821A42">
        <w:tc>
          <w:tcPr>
            <w:tcW w:w="1809" w:type="dxa"/>
          </w:tcPr>
          <w:p w14:paraId="71784511" w14:textId="77777777" w:rsidR="00443040" w:rsidRDefault="00443040" w:rsidP="00821A42">
            <w:r>
              <w:t>Why</w:t>
            </w:r>
          </w:p>
        </w:tc>
        <w:tc>
          <w:tcPr>
            <w:tcW w:w="7433" w:type="dxa"/>
          </w:tcPr>
          <w:p w14:paraId="2DFE8241" w14:textId="77777777" w:rsidR="00443040" w:rsidRDefault="00443040" w:rsidP="00821A42">
            <w:r>
              <w:t>See Customer Roles and Relationships</w:t>
            </w:r>
          </w:p>
        </w:tc>
      </w:tr>
      <w:tr w:rsidR="00443040" w14:paraId="37009684" w14:textId="77777777" w:rsidTr="00821A42">
        <w:tc>
          <w:tcPr>
            <w:tcW w:w="1809" w:type="dxa"/>
          </w:tcPr>
          <w:p w14:paraId="4DBEDE7C" w14:textId="77777777" w:rsidR="00443040" w:rsidRDefault="00443040" w:rsidP="00821A42">
            <w:r>
              <w:t>Who</w:t>
            </w:r>
          </w:p>
        </w:tc>
        <w:tc>
          <w:tcPr>
            <w:tcW w:w="7433" w:type="dxa"/>
          </w:tcPr>
          <w:p w14:paraId="2E6A16FC" w14:textId="77777777" w:rsidR="00443040" w:rsidRDefault="00443040" w:rsidP="00821A42">
            <w:r>
              <w:t>See Customer Management</w:t>
            </w:r>
          </w:p>
        </w:tc>
      </w:tr>
      <w:tr w:rsidR="00443040" w14:paraId="42CE3F5B" w14:textId="77777777" w:rsidTr="00821A42">
        <w:tc>
          <w:tcPr>
            <w:tcW w:w="1809" w:type="dxa"/>
          </w:tcPr>
          <w:p w14:paraId="2C9B1F0B" w14:textId="77777777" w:rsidR="00443040" w:rsidRDefault="00443040" w:rsidP="00821A42">
            <w:r>
              <w:t>When</w:t>
            </w:r>
          </w:p>
        </w:tc>
        <w:tc>
          <w:tcPr>
            <w:tcW w:w="7433" w:type="dxa"/>
          </w:tcPr>
          <w:p w14:paraId="5602C1B6" w14:textId="77777777" w:rsidR="00443040" w:rsidRDefault="00443040" w:rsidP="00821A42">
            <w:pPr>
              <w:ind w:left="360"/>
            </w:pPr>
          </w:p>
        </w:tc>
      </w:tr>
    </w:tbl>
    <w:p w14:paraId="7D615089" w14:textId="77777777" w:rsidR="00443040" w:rsidRPr="00443040" w:rsidRDefault="00443040" w:rsidP="00443040"/>
    <w:p w14:paraId="195B86BE" w14:textId="77777777" w:rsidR="00736FBA" w:rsidRDefault="00E06564" w:rsidP="00707386">
      <w:pPr>
        <w:pStyle w:val="Heading4"/>
      </w:pPr>
      <w:bookmarkStart w:id="82" w:name="_Toc67062756"/>
      <w:r>
        <w:lastRenderedPageBreak/>
        <w:t>Customer Cross Referencing</w:t>
      </w:r>
      <w:bookmarkEnd w:id="82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5"/>
        <w:gridCol w:w="7241"/>
      </w:tblGrid>
      <w:tr w:rsidR="00E06564" w14:paraId="49A316B8" w14:textId="77777777" w:rsidTr="00821A42">
        <w:tc>
          <w:tcPr>
            <w:tcW w:w="1809" w:type="dxa"/>
          </w:tcPr>
          <w:p w14:paraId="674CDAF2" w14:textId="77777777" w:rsidR="00E06564" w:rsidRDefault="00E06564" w:rsidP="00821A42">
            <w:r>
              <w:t>What</w:t>
            </w:r>
          </w:p>
        </w:tc>
        <w:tc>
          <w:tcPr>
            <w:tcW w:w="7433" w:type="dxa"/>
          </w:tcPr>
          <w:p w14:paraId="0A787166" w14:textId="77777777" w:rsidR="00E06564" w:rsidRDefault="00E06564" w:rsidP="002E2AC2">
            <w:pPr>
              <w:ind w:left="50"/>
            </w:pPr>
            <w:r>
              <w:t xml:space="preserve">Customer Cross Referencing covers </w:t>
            </w:r>
            <w:r w:rsidR="00A52F85">
              <w:t xml:space="preserve">ability to ‘link’ SRO Customers for any reason with </w:t>
            </w:r>
            <w:r w:rsidR="002E2AC2">
              <w:t>relevant effective dates</w:t>
            </w:r>
            <w:r>
              <w:t xml:space="preserve">.  </w:t>
            </w:r>
          </w:p>
        </w:tc>
      </w:tr>
      <w:tr w:rsidR="00E06564" w14:paraId="255DCEF2" w14:textId="77777777" w:rsidTr="00821A42">
        <w:tc>
          <w:tcPr>
            <w:tcW w:w="1809" w:type="dxa"/>
          </w:tcPr>
          <w:p w14:paraId="10AB6152" w14:textId="77777777" w:rsidR="00E06564" w:rsidRDefault="00E06564" w:rsidP="00821A42">
            <w:r>
              <w:t>Why</w:t>
            </w:r>
          </w:p>
        </w:tc>
        <w:tc>
          <w:tcPr>
            <w:tcW w:w="7433" w:type="dxa"/>
          </w:tcPr>
          <w:p w14:paraId="19C13D6A" w14:textId="77777777" w:rsidR="00E06564" w:rsidRDefault="00E06564" w:rsidP="00821A42">
            <w:r>
              <w:t>See Customer Roles and Relationships</w:t>
            </w:r>
          </w:p>
        </w:tc>
      </w:tr>
      <w:tr w:rsidR="00E06564" w14:paraId="466991B6" w14:textId="77777777" w:rsidTr="00821A42">
        <w:tc>
          <w:tcPr>
            <w:tcW w:w="1809" w:type="dxa"/>
          </w:tcPr>
          <w:p w14:paraId="1AD8DFAD" w14:textId="77777777" w:rsidR="00E06564" w:rsidRDefault="00E06564" w:rsidP="00821A42">
            <w:r>
              <w:t>Who</w:t>
            </w:r>
          </w:p>
        </w:tc>
        <w:tc>
          <w:tcPr>
            <w:tcW w:w="7433" w:type="dxa"/>
          </w:tcPr>
          <w:p w14:paraId="0D09A773" w14:textId="77777777" w:rsidR="00E06564" w:rsidRDefault="00E06564" w:rsidP="00821A42">
            <w:r>
              <w:t>See Customer Management</w:t>
            </w:r>
          </w:p>
        </w:tc>
      </w:tr>
      <w:tr w:rsidR="00E06564" w14:paraId="6E574FC0" w14:textId="77777777" w:rsidTr="00821A42">
        <w:tc>
          <w:tcPr>
            <w:tcW w:w="1809" w:type="dxa"/>
          </w:tcPr>
          <w:p w14:paraId="5B07D007" w14:textId="77777777" w:rsidR="00E06564" w:rsidRDefault="00E06564" w:rsidP="00821A42">
            <w:r>
              <w:t>When</w:t>
            </w:r>
          </w:p>
        </w:tc>
        <w:tc>
          <w:tcPr>
            <w:tcW w:w="7433" w:type="dxa"/>
          </w:tcPr>
          <w:p w14:paraId="55C47F5F" w14:textId="77777777" w:rsidR="00E06564" w:rsidRDefault="00E06564" w:rsidP="00821A42">
            <w:pPr>
              <w:ind w:left="360"/>
            </w:pPr>
          </w:p>
        </w:tc>
      </w:tr>
    </w:tbl>
    <w:p w14:paraId="269B7CB3" w14:textId="77777777" w:rsidR="00E06564" w:rsidRPr="00E06564" w:rsidRDefault="00E06564" w:rsidP="00E06564"/>
    <w:p w14:paraId="360BB3EC" w14:textId="77777777" w:rsidR="00736FBA" w:rsidRDefault="00736FBA" w:rsidP="00707386">
      <w:pPr>
        <w:pStyle w:val="Heading4"/>
      </w:pPr>
      <w:bookmarkStart w:id="83" w:name="_Toc67062757"/>
      <w:r>
        <w:t>Revenue Line Registrations</w:t>
      </w:r>
      <w:bookmarkEnd w:id="8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821A42" w14:paraId="7D9EFCB1" w14:textId="77777777" w:rsidTr="00821A42">
        <w:tc>
          <w:tcPr>
            <w:tcW w:w="1809" w:type="dxa"/>
          </w:tcPr>
          <w:p w14:paraId="7A0236DA" w14:textId="77777777" w:rsidR="00821A42" w:rsidRDefault="00821A42" w:rsidP="00821A42">
            <w:r>
              <w:t>What</w:t>
            </w:r>
          </w:p>
        </w:tc>
        <w:tc>
          <w:tcPr>
            <w:tcW w:w="7433" w:type="dxa"/>
          </w:tcPr>
          <w:p w14:paraId="41FF4C65" w14:textId="77777777" w:rsidR="00821A42" w:rsidRDefault="00821A42" w:rsidP="00821A42">
            <w:pPr>
              <w:ind w:left="50"/>
            </w:pPr>
            <w:r>
              <w:t xml:space="preserve">Revenue Line Registrations are typically created when the SRO Customer is deemed to be a </w:t>
            </w:r>
            <w:commentRangeStart w:id="84"/>
            <w:r>
              <w:t xml:space="preserve">Taxpayer </w:t>
            </w:r>
            <w:commentRangeEnd w:id="84"/>
            <w:r w:rsidR="004209E3">
              <w:rPr>
                <w:rStyle w:val="CommentReference"/>
              </w:rPr>
              <w:commentReference w:id="84"/>
            </w:r>
            <w:r>
              <w:t>for the relevant Revenue Line.  Broadly, a Registration covers the following:</w:t>
            </w:r>
          </w:p>
          <w:p w14:paraId="7A229AA0" w14:textId="77777777" w:rsidR="00821A42" w:rsidRDefault="00D5588F" w:rsidP="00821A42">
            <w:pPr>
              <w:pStyle w:val="ListParagraph"/>
              <w:numPr>
                <w:ilvl w:val="0"/>
                <w:numId w:val="4"/>
              </w:numPr>
            </w:pPr>
            <w:r>
              <w:t>Revenue Line specific details for the customer</w:t>
            </w:r>
          </w:p>
          <w:p w14:paraId="1C92E776" w14:textId="77777777" w:rsidR="00D5588F" w:rsidRDefault="00D5588F" w:rsidP="00D5588F">
            <w:pPr>
              <w:pStyle w:val="ListParagraph"/>
              <w:numPr>
                <w:ilvl w:val="0"/>
                <w:numId w:val="4"/>
              </w:numPr>
            </w:pPr>
            <w:r>
              <w:t>Communication details which can be inherited from or different to the Customer record – refer Customer Communication Methods</w:t>
            </w:r>
          </w:p>
          <w:p w14:paraId="4AC64CBE" w14:textId="77777777" w:rsidR="00D5588F" w:rsidRDefault="00D5588F" w:rsidP="00D5588F">
            <w:pPr>
              <w:pStyle w:val="ListParagraph"/>
              <w:numPr>
                <w:ilvl w:val="0"/>
                <w:numId w:val="4"/>
              </w:numPr>
            </w:pPr>
            <w:r>
              <w:t>Revenue Line Registration level entities, such as Liabilities, Assessments, Payment Allocations, Refunds etc.</w:t>
            </w:r>
          </w:p>
          <w:p w14:paraId="347AFBAD" w14:textId="1FFBD270" w:rsidR="00D5588F" w:rsidRDefault="00D5588F" w:rsidP="00D5588F">
            <w:r>
              <w:t xml:space="preserve">Note: </w:t>
            </w:r>
            <w:r w:rsidR="004209E3">
              <w:t xml:space="preserve">some Revenue Line </w:t>
            </w:r>
            <w:r>
              <w:t>Registrations may be</w:t>
            </w:r>
            <w:r w:rsidR="004209E3">
              <w:t xml:space="preserve"> in a</w:t>
            </w:r>
            <w:r>
              <w:t xml:space="preserve"> ‘Suspect’ </w:t>
            </w:r>
            <w:r w:rsidR="004209E3">
              <w:t xml:space="preserve">state </w:t>
            </w:r>
            <w:r>
              <w:t>while SRO investigates whether an SRO Customer should be a Taxpayer or not.</w:t>
            </w:r>
          </w:p>
          <w:p w14:paraId="6D15EFD7" w14:textId="77777777" w:rsidR="00D5588F" w:rsidRDefault="00D5588F" w:rsidP="00D5588F">
            <w:r>
              <w:t>Refer to Revenue Line Taxpayer Registrations.</w:t>
            </w:r>
          </w:p>
        </w:tc>
      </w:tr>
      <w:tr w:rsidR="00821A42" w14:paraId="0E1CF47A" w14:textId="77777777" w:rsidTr="00821A42">
        <w:tc>
          <w:tcPr>
            <w:tcW w:w="1809" w:type="dxa"/>
          </w:tcPr>
          <w:p w14:paraId="57512097" w14:textId="77777777" w:rsidR="00821A42" w:rsidRDefault="00821A42" w:rsidP="00821A42">
            <w:r>
              <w:t>Why</w:t>
            </w:r>
          </w:p>
        </w:tc>
        <w:tc>
          <w:tcPr>
            <w:tcW w:w="7433" w:type="dxa"/>
          </w:tcPr>
          <w:p w14:paraId="5E5C184C" w14:textId="77777777" w:rsidR="00821A42" w:rsidRDefault="00821A42" w:rsidP="00821A42">
            <w:r>
              <w:t>See Customer Roles and Relationships</w:t>
            </w:r>
          </w:p>
        </w:tc>
      </w:tr>
      <w:tr w:rsidR="00821A42" w14:paraId="4368CC36" w14:textId="77777777" w:rsidTr="00821A42">
        <w:tc>
          <w:tcPr>
            <w:tcW w:w="1809" w:type="dxa"/>
          </w:tcPr>
          <w:p w14:paraId="07DBB022" w14:textId="77777777" w:rsidR="00821A42" w:rsidRDefault="00821A42" w:rsidP="00821A42">
            <w:r>
              <w:t>Who</w:t>
            </w:r>
          </w:p>
        </w:tc>
        <w:tc>
          <w:tcPr>
            <w:tcW w:w="7433" w:type="dxa"/>
          </w:tcPr>
          <w:p w14:paraId="1200CA97" w14:textId="77777777" w:rsidR="00821A42" w:rsidRDefault="00821A42" w:rsidP="00821A42">
            <w:r>
              <w:t>See Customer Management</w:t>
            </w:r>
          </w:p>
        </w:tc>
      </w:tr>
      <w:tr w:rsidR="00821A42" w14:paraId="7CC5AE77" w14:textId="77777777" w:rsidTr="00821A42">
        <w:tc>
          <w:tcPr>
            <w:tcW w:w="1809" w:type="dxa"/>
          </w:tcPr>
          <w:p w14:paraId="266F06CA" w14:textId="77777777" w:rsidR="00821A42" w:rsidRDefault="00821A42" w:rsidP="00821A42">
            <w:r>
              <w:t>When</w:t>
            </w:r>
          </w:p>
        </w:tc>
        <w:tc>
          <w:tcPr>
            <w:tcW w:w="7433" w:type="dxa"/>
          </w:tcPr>
          <w:p w14:paraId="0C643EB0" w14:textId="77777777" w:rsidR="00821A42" w:rsidRDefault="00821A42" w:rsidP="00821A42">
            <w:pPr>
              <w:ind w:left="360"/>
            </w:pPr>
          </w:p>
        </w:tc>
      </w:tr>
    </w:tbl>
    <w:p w14:paraId="46C304D7" w14:textId="77777777" w:rsidR="00707386" w:rsidRPr="00707386" w:rsidRDefault="00707386" w:rsidP="00707386"/>
    <w:p w14:paraId="429D7E74" w14:textId="3DD0ED51" w:rsidR="0005780D" w:rsidRDefault="0005780D" w:rsidP="0005122E">
      <w:pPr>
        <w:pStyle w:val="Heading2"/>
      </w:pPr>
      <w:bookmarkStart w:id="85" w:name="_Toc67062758"/>
      <w:r>
        <w:t xml:space="preserve">Customer </w:t>
      </w:r>
      <w:del w:id="86" w:author="Vienna Kwong" w:date="2021-03-05T16:02:00Z">
        <w:r w:rsidDel="00D63982">
          <w:delText xml:space="preserve">Communication </w:delText>
        </w:r>
      </w:del>
      <w:ins w:id="87" w:author="Vienna Kwong" w:date="2021-03-05T16:02:00Z">
        <w:r w:rsidR="00D63982">
          <w:t xml:space="preserve">Engagement </w:t>
        </w:r>
      </w:ins>
      <w:r>
        <w:t>Management</w:t>
      </w:r>
      <w:bookmarkEnd w:id="8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8"/>
        <w:gridCol w:w="7248"/>
      </w:tblGrid>
      <w:tr w:rsidR="0005780D" w14:paraId="41E0F631" w14:textId="77777777" w:rsidTr="00CD2DD7">
        <w:tc>
          <w:tcPr>
            <w:tcW w:w="1809" w:type="dxa"/>
          </w:tcPr>
          <w:p w14:paraId="2F08F385" w14:textId="77777777" w:rsidR="0005780D" w:rsidRDefault="0005780D" w:rsidP="00CD2DD7">
            <w:r>
              <w:t>What</w:t>
            </w:r>
          </w:p>
        </w:tc>
        <w:tc>
          <w:tcPr>
            <w:tcW w:w="7433" w:type="dxa"/>
          </w:tcPr>
          <w:p w14:paraId="057304D2" w14:textId="0C5B57A7" w:rsidR="0005780D" w:rsidRDefault="0005780D" w:rsidP="00CD2DD7">
            <w:r>
              <w:t xml:space="preserve">Customer </w:t>
            </w:r>
            <w:del w:id="88" w:author="Vienna Kwong" w:date="2021-03-05T16:02:00Z">
              <w:r w:rsidDel="00D63982">
                <w:delText xml:space="preserve">Communication </w:delText>
              </w:r>
            </w:del>
            <w:ins w:id="89" w:author="Vienna Kwong" w:date="2021-03-05T16:02:00Z">
              <w:r w:rsidR="00D63982">
                <w:t xml:space="preserve">Engagement </w:t>
              </w:r>
            </w:ins>
            <w:r>
              <w:t xml:space="preserve">Management </w:t>
            </w:r>
            <w:r w:rsidR="00E30FB3">
              <w:t>covers the mechanisms through which SRO Customers contact SRO and vice versa</w:t>
            </w:r>
            <w:r>
              <w:t xml:space="preserve">.  </w:t>
            </w:r>
          </w:p>
          <w:p w14:paraId="288C950D" w14:textId="77777777" w:rsidR="0005780D" w:rsidRDefault="0005780D" w:rsidP="00CD2DD7">
            <w:r>
              <w:t>This encompasses:</w:t>
            </w:r>
          </w:p>
          <w:p w14:paraId="343EE65F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Inbound Customer Contact</w:t>
            </w:r>
          </w:p>
          <w:p w14:paraId="6C188B66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Outbound Customer Contact</w:t>
            </w:r>
          </w:p>
          <w:p w14:paraId="04A8AD70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Contact &amp; Correspondence Storage</w:t>
            </w:r>
          </w:p>
          <w:p w14:paraId="56124C05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Communication Channels</w:t>
            </w:r>
          </w:p>
          <w:p w14:paraId="16FB4DB6" w14:textId="77777777" w:rsidR="0005780D" w:rsidRDefault="0005780D" w:rsidP="00CD2DD7">
            <w:pPr>
              <w:pStyle w:val="ListParagraph"/>
              <w:numPr>
                <w:ilvl w:val="0"/>
                <w:numId w:val="1"/>
              </w:numPr>
            </w:pPr>
            <w:r>
              <w:t>Customer Access Management</w:t>
            </w:r>
          </w:p>
        </w:tc>
      </w:tr>
      <w:tr w:rsidR="0005780D" w14:paraId="200E90B5" w14:textId="77777777" w:rsidTr="00CD2DD7">
        <w:tc>
          <w:tcPr>
            <w:tcW w:w="1809" w:type="dxa"/>
          </w:tcPr>
          <w:p w14:paraId="6E517CAE" w14:textId="77777777" w:rsidR="0005780D" w:rsidRDefault="0005780D" w:rsidP="00CD2DD7">
            <w:r>
              <w:t>Why</w:t>
            </w:r>
          </w:p>
        </w:tc>
        <w:tc>
          <w:tcPr>
            <w:tcW w:w="7433" w:type="dxa"/>
          </w:tcPr>
          <w:p w14:paraId="472918F8" w14:textId="2264E470" w:rsidR="0005780D" w:rsidRDefault="0005780D" w:rsidP="00CD2DD7">
            <w:r>
              <w:t xml:space="preserve">Customer </w:t>
            </w:r>
            <w:del w:id="90" w:author="Vienna Kwong" w:date="2021-03-05T16:02:00Z">
              <w:r w:rsidDel="00D63982">
                <w:delText xml:space="preserve">Communication </w:delText>
              </w:r>
            </w:del>
            <w:ins w:id="91" w:author="Vienna Kwong" w:date="2021-03-05T16:02:00Z">
              <w:r w:rsidR="00D63982">
                <w:t xml:space="preserve">Engagement </w:t>
              </w:r>
            </w:ins>
            <w:r>
              <w:t>Management enable SRO to:</w:t>
            </w:r>
          </w:p>
          <w:p w14:paraId="0EAFC261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Manage inbound customer enquiries and applications via multiple inbound comms channels</w:t>
            </w:r>
          </w:p>
          <w:p w14:paraId="07C0C661" w14:textId="77777777" w:rsidR="0005780D" w:rsidRDefault="0005780D" w:rsidP="008A6408">
            <w:pPr>
              <w:pStyle w:val="ListParagraph"/>
              <w:numPr>
                <w:ilvl w:val="0"/>
                <w:numId w:val="2"/>
              </w:numPr>
            </w:pPr>
            <w:r>
              <w:t>Manage outbound customer communications via multiple outbound comms channels</w:t>
            </w:r>
          </w:p>
          <w:p w14:paraId="1A2E3EAE" w14:textId="77777777" w:rsidR="0005780D" w:rsidRDefault="0005780D" w:rsidP="00E30FB3">
            <w:pPr>
              <w:pStyle w:val="ListParagraph"/>
              <w:numPr>
                <w:ilvl w:val="0"/>
                <w:numId w:val="2"/>
              </w:numPr>
              <w:rPr>
                <w:ins w:id="92" w:author="Vienna Kwong" w:date="2021-01-21T09:27:00Z"/>
              </w:rPr>
            </w:pPr>
            <w:r>
              <w:t>Manage the storage, archival and access to customer communication records</w:t>
            </w:r>
          </w:p>
          <w:p w14:paraId="09872120" w14:textId="1D9C434A" w:rsidR="00E052A1" w:rsidRDefault="00E052A1" w:rsidP="00E30FB3">
            <w:pPr>
              <w:pStyle w:val="ListParagraph"/>
              <w:numPr>
                <w:ilvl w:val="0"/>
                <w:numId w:val="2"/>
              </w:numPr>
            </w:pPr>
            <w:ins w:id="93" w:author="Vienna Kwong" w:date="2021-01-21T09:27:00Z">
              <w:r>
                <w:t xml:space="preserve">Manage customer access to </w:t>
              </w:r>
            </w:ins>
            <w:ins w:id="94" w:author="Vienna Kwong" w:date="2021-01-21T09:28:00Z">
              <w:r>
                <w:t xml:space="preserve">sensitive information to ensure the </w:t>
              </w:r>
            </w:ins>
            <w:ins w:id="95" w:author="Vienna Kwong" w:date="2021-01-21T09:29:00Z">
              <w:r>
                <w:t>right information is accessible by the right person in a user-friendly manner</w:t>
              </w:r>
            </w:ins>
          </w:p>
        </w:tc>
      </w:tr>
      <w:tr w:rsidR="0005780D" w14:paraId="53D21FDE" w14:textId="77777777" w:rsidTr="00CD2DD7">
        <w:tc>
          <w:tcPr>
            <w:tcW w:w="1809" w:type="dxa"/>
          </w:tcPr>
          <w:p w14:paraId="69D23F8D" w14:textId="77777777" w:rsidR="0005780D" w:rsidRDefault="0005780D" w:rsidP="00CD2DD7">
            <w:r>
              <w:t>Who</w:t>
            </w:r>
          </w:p>
        </w:tc>
        <w:tc>
          <w:tcPr>
            <w:tcW w:w="7433" w:type="dxa"/>
          </w:tcPr>
          <w:p w14:paraId="41DCEF38" w14:textId="77777777" w:rsidR="0005780D" w:rsidRDefault="0005780D" w:rsidP="00CD2DD7">
            <w:r>
              <w:t>See Customer Management</w:t>
            </w:r>
          </w:p>
        </w:tc>
      </w:tr>
      <w:tr w:rsidR="0005780D" w14:paraId="7ADEB142" w14:textId="77777777" w:rsidTr="00CD2DD7">
        <w:tc>
          <w:tcPr>
            <w:tcW w:w="1809" w:type="dxa"/>
          </w:tcPr>
          <w:p w14:paraId="3F1D7066" w14:textId="77777777" w:rsidR="0005780D" w:rsidRDefault="0005780D" w:rsidP="00CD2DD7"/>
        </w:tc>
        <w:tc>
          <w:tcPr>
            <w:tcW w:w="7433" w:type="dxa"/>
          </w:tcPr>
          <w:p w14:paraId="676DD058" w14:textId="77777777" w:rsidR="0005780D" w:rsidRDefault="0005780D" w:rsidP="00CD2DD7"/>
        </w:tc>
      </w:tr>
    </w:tbl>
    <w:p w14:paraId="4C432364" w14:textId="77777777" w:rsidR="0005780D" w:rsidRDefault="0005780D" w:rsidP="0005780D"/>
    <w:p w14:paraId="46B19B41" w14:textId="77777777" w:rsidR="008A6408" w:rsidRPr="00D5590D" w:rsidRDefault="008A6408" w:rsidP="008A6408">
      <w:pPr>
        <w:pStyle w:val="Heading3"/>
      </w:pPr>
      <w:bookmarkStart w:id="96" w:name="_Toc67062759"/>
      <w:r w:rsidRPr="00D5590D">
        <w:t>Inbound Customer Contact</w:t>
      </w:r>
      <w:bookmarkEnd w:id="9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8"/>
        <w:gridCol w:w="7248"/>
      </w:tblGrid>
      <w:tr w:rsidR="001F51A1" w14:paraId="48687349" w14:textId="77777777" w:rsidTr="00FF21C7">
        <w:tc>
          <w:tcPr>
            <w:tcW w:w="1809" w:type="dxa"/>
          </w:tcPr>
          <w:p w14:paraId="269DE3FB" w14:textId="77777777" w:rsidR="001F51A1" w:rsidRDefault="001F51A1" w:rsidP="00FF21C7">
            <w:r>
              <w:t>What</w:t>
            </w:r>
          </w:p>
        </w:tc>
        <w:tc>
          <w:tcPr>
            <w:tcW w:w="7433" w:type="dxa"/>
          </w:tcPr>
          <w:p w14:paraId="123FE615" w14:textId="77777777" w:rsidR="001F51A1" w:rsidRDefault="001F51A1" w:rsidP="00FF21C7">
            <w:r>
              <w:t xml:space="preserve">Inbound </w:t>
            </w:r>
            <w:r w:rsidR="00617755">
              <w:t xml:space="preserve">Customer Contact covers the handling of incoming customer </w:t>
            </w:r>
            <w:r w:rsidR="00AF6C15">
              <w:t xml:space="preserve">queries, requests/applications and transactions.  </w:t>
            </w:r>
            <w:r w:rsidR="00D5590D">
              <w:t xml:space="preserve"> </w:t>
            </w:r>
          </w:p>
          <w:p w14:paraId="386A7B90" w14:textId="77777777" w:rsidR="001F51A1" w:rsidRDefault="001F51A1" w:rsidP="00FF21C7">
            <w:r>
              <w:lastRenderedPageBreak/>
              <w:t>This encompasses:</w:t>
            </w:r>
          </w:p>
          <w:p w14:paraId="6813052C" w14:textId="77777777" w:rsidR="001F51A1" w:rsidRDefault="00AF6C15" w:rsidP="00FF21C7">
            <w:pPr>
              <w:pStyle w:val="ListParagraph"/>
              <w:numPr>
                <w:ilvl w:val="0"/>
                <w:numId w:val="1"/>
              </w:numPr>
            </w:pPr>
            <w:r>
              <w:t>Customer Enquiries</w:t>
            </w:r>
          </w:p>
          <w:p w14:paraId="3CBA5C3A" w14:textId="77777777" w:rsidR="00AF6C15" w:rsidRDefault="00AF6C15" w:rsidP="00FF21C7">
            <w:pPr>
              <w:pStyle w:val="ListParagraph"/>
              <w:numPr>
                <w:ilvl w:val="0"/>
                <w:numId w:val="1"/>
              </w:numPr>
            </w:pPr>
            <w:r>
              <w:t>Customer Applications</w:t>
            </w:r>
          </w:p>
          <w:p w14:paraId="5470DE7B" w14:textId="77777777" w:rsidR="00AF6C15" w:rsidRDefault="00AF6C15" w:rsidP="00FF21C7">
            <w:pPr>
              <w:pStyle w:val="ListParagraph"/>
              <w:numPr>
                <w:ilvl w:val="0"/>
                <w:numId w:val="1"/>
              </w:numPr>
            </w:pPr>
            <w:r>
              <w:t>Inbound Call Management</w:t>
            </w:r>
          </w:p>
          <w:p w14:paraId="0914047B" w14:textId="77777777" w:rsidR="00AF6C15" w:rsidRDefault="00AF6C15" w:rsidP="00FF21C7">
            <w:pPr>
              <w:pStyle w:val="ListParagraph"/>
              <w:numPr>
                <w:ilvl w:val="0"/>
                <w:numId w:val="1"/>
              </w:numPr>
            </w:pPr>
            <w:r>
              <w:t>Inbound Post Management</w:t>
            </w:r>
          </w:p>
          <w:p w14:paraId="5FFC9675" w14:textId="77777777" w:rsidR="00B20556" w:rsidRDefault="00B20556" w:rsidP="00FF21C7">
            <w:pPr>
              <w:pStyle w:val="ListParagraph"/>
              <w:numPr>
                <w:ilvl w:val="0"/>
                <w:numId w:val="1"/>
              </w:numPr>
            </w:pPr>
            <w:r>
              <w:t>Inbound Fax Management</w:t>
            </w:r>
          </w:p>
          <w:p w14:paraId="7824F40C" w14:textId="77777777" w:rsidR="00FF21C7" w:rsidDel="00E052A1" w:rsidRDefault="00FF21C7" w:rsidP="00FF21C7">
            <w:pPr>
              <w:pStyle w:val="ListParagraph"/>
              <w:numPr>
                <w:ilvl w:val="0"/>
                <w:numId w:val="1"/>
              </w:numPr>
              <w:rPr>
                <w:del w:id="97" w:author="Vienna Kwong" w:date="2021-01-21T09:30:00Z"/>
              </w:rPr>
            </w:pPr>
            <w:r>
              <w:t>Inbound Online Contact Us Management</w:t>
            </w:r>
          </w:p>
          <w:p w14:paraId="3CB35FA1" w14:textId="0ECE2E06" w:rsidR="00AF6C15" w:rsidRDefault="00FF21C7">
            <w:pPr>
              <w:pStyle w:val="ListParagraph"/>
              <w:numPr>
                <w:ilvl w:val="0"/>
                <w:numId w:val="1"/>
              </w:numPr>
            </w:pPr>
            <w:del w:id="98" w:author="Vienna Kwong" w:date="2021-01-21T09:30:00Z">
              <w:r w:rsidDel="00E052A1">
                <w:delText>Revenue Line Specific Portals</w:delText>
              </w:r>
            </w:del>
          </w:p>
        </w:tc>
      </w:tr>
      <w:tr w:rsidR="001F51A1" w14:paraId="5CFADD99" w14:textId="77777777" w:rsidTr="00FF21C7">
        <w:tc>
          <w:tcPr>
            <w:tcW w:w="1809" w:type="dxa"/>
          </w:tcPr>
          <w:p w14:paraId="6A1BA284" w14:textId="77777777" w:rsidR="001F51A1" w:rsidRDefault="001F51A1" w:rsidP="00FF21C7">
            <w:r>
              <w:lastRenderedPageBreak/>
              <w:t>Why</w:t>
            </w:r>
          </w:p>
        </w:tc>
        <w:tc>
          <w:tcPr>
            <w:tcW w:w="7433" w:type="dxa"/>
          </w:tcPr>
          <w:p w14:paraId="41368A7A" w14:textId="77777777" w:rsidR="001F51A1" w:rsidRDefault="00FF21C7" w:rsidP="00FF21C7">
            <w:r>
              <w:t>Inbound Customer Contact</w:t>
            </w:r>
            <w:r w:rsidR="001F51A1">
              <w:t xml:space="preserve"> enable</w:t>
            </w:r>
            <w:r>
              <w:t>s</w:t>
            </w:r>
            <w:r w:rsidR="001F51A1">
              <w:t xml:space="preserve"> SRO to:</w:t>
            </w:r>
          </w:p>
          <w:p w14:paraId="646B5311" w14:textId="77777777" w:rsidR="001F51A1" w:rsidRDefault="00FF21C7" w:rsidP="00FF21C7">
            <w:pPr>
              <w:pStyle w:val="ListParagraph"/>
              <w:numPr>
                <w:ilvl w:val="0"/>
                <w:numId w:val="2"/>
              </w:numPr>
            </w:pPr>
            <w:r>
              <w:t>Receive incoming customer communications</w:t>
            </w:r>
          </w:p>
          <w:p w14:paraId="045EB0D6" w14:textId="77777777" w:rsidR="00454E13" w:rsidRDefault="00FF21C7" w:rsidP="00FF21C7">
            <w:pPr>
              <w:pStyle w:val="ListParagraph"/>
              <w:numPr>
                <w:ilvl w:val="0"/>
                <w:numId w:val="2"/>
              </w:numPr>
            </w:pPr>
            <w:r>
              <w:t>Record customer request</w:t>
            </w:r>
            <w:r w:rsidR="00454E13">
              <w:t>s</w:t>
            </w:r>
          </w:p>
          <w:p w14:paraId="3FB2A64F" w14:textId="1CAE07E2" w:rsidR="00FF21C7" w:rsidDel="00E052A1" w:rsidRDefault="00454E13">
            <w:pPr>
              <w:pStyle w:val="ListParagraph"/>
              <w:numPr>
                <w:ilvl w:val="0"/>
                <w:numId w:val="2"/>
              </w:numPr>
              <w:rPr>
                <w:del w:id="99" w:author="Vienna Kwong" w:date="2021-01-21T09:31:00Z"/>
              </w:rPr>
            </w:pPr>
            <w:r>
              <w:t>Setup and route the customer request to appropriate workflow for fulfilment</w:t>
            </w:r>
          </w:p>
          <w:p w14:paraId="43A2F0C0" w14:textId="752B6426" w:rsidR="00454E13" w:rsidRDefault="00454E13">
            <w:pPr>
              <w:pStyle w:val="ListParagraph"/>
              <w:numPr>
                <w:ilvl w:val="0"/>
                <w:numId w:val="2"/>
              </w:numPr>
            </w:pPr>
            <w:del w:id="100" w:author="Vienna Kwong" w:date="2021-01-21T09:31:00Z">
              <w:r w:rsidDel="00E052A1">
                <w:delText>Enable streamlined and customised online customer transactions for specific revenue lines</w:delText>
              </w:r>
            </w:del>
          </w:p>
        </w:tc>
      </w:tr>
      <w:tr w:rsidR="001F51A1" w14:paraId="2F74D778" w14:textId="77777777" w:rsidTr="00FF21C7">
        <w:tc>
          <w:tcPr>
            <w:tcW w:w="1809" w:type="dxa"/>
          </w:tcPr>
          <w:p w14:paraId="1F142D59" w14:textId="77777777" w:rsidR="001F51A1" w:rsidRDefault="001F51A1" w:rsidP="00FF21C7">
            <w:r>
              <w:t>Who</w:t>
            </w:r>
          </w:p>
        </w:tc>
        <w:tc>
          <w:tcPr>
            <w:tcW w:w="7433" w:type="dxa"/>
          </w:tcPr>
          <w:p w14:paraId="641C5EFC" w14:textId="77777777" w:rsidR="001F51A1" w:rsidRDefault="001F51A1" w:rsidP="00FF21C7">
            <w:r>
              <w:t>See Customer Management</w:t>
            </w:r>
          </w:p>
        </w:tc>
      </w:tr>
      <w:tr w:rsidR="001F51A1" w14:paraId="1E975AE1" w14:textId="77777777" w:rsidTr="00FF21C7">
        <w:tc>
          <w:tcPr>
            <w:tcW w:w="1809" w:type="dxa"/>
          </w:tcPr>
          <w:p w14:paraId="307ADBFB" w14:textId="77777777" w:rsidR="001F51A1" w:rsidRDefault="001F51A1" w:rsidP="00FF21C7"/>
        </w:tc>
        <w:tc>
          <w:tcPr>
            <w:tcW w:w="7433" w:type="dxa"/>
          </w:tcPr>
          <w:p w14:paraId="7455E74D" w14:textId="77777777" w:rsidR="001F51A1" w:rsidRDefault="001F51A1" w:rsidP="00FF21C7"/>
        </w:tc>
      </w:tr>
    </w:tbl>
    <w:p w14:paraId="2F861E6A" w14:textId="77777777" w:rsidR="001F51A1" w:rsidRPr="001F51A1" w:rsidRDefault="001F51A1" w:rsidP="001F51A1"/>
    <w:p w14:paraId="47499695" w14:textId="77777777" w:rsidR="008A6408" w:rsidRDefault="008A6408" w:rsidP="008A6408">
      <w:pPr>
        <w:pStyle w:val="Heading4"/>
      </w:pPr>
      <w:bookmarkStart w:id="101" w:name="_Toc67062760"/>
      <w:r>
        <w:t>Customer Enquiries</w:t>
      </w:r>
      <w:bookmarkEnd w:id="10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454E13" w14:paraId="50F6E8C7" w14:textId="77777777" w:rsidTr="00E30FB3">
        <w:tc>
          <w:tcPr>
            <w:tcW w:w="1809" w:type="dxa"/>
          </w:tcPr>
          <w:p w14:paraId="6D22B64E" w14:textId="77777777" w:rsidR="00454E13" w:rsidRDefault="00454E13" w:rsidP="00E30FB3">
            <w:r>
              <w:t>What</w:t>
            </w:r>
          </w:p>
        </w:tc>
        <w:tc>
          <w:tcPr>
            <w:tcW w:w="7433" w:type="dxa"/>
          </w:tcPr>
          <w:p w14:paraId="67B8C8EB" w14:textId="77777777" w:rsidR="00D5590D" w:rsidRDefault="00454E13" w:rsidP="00E30FB3">
            <w:r>
              <w:t>Customer Enquiries covers</w:t>
            </w:r>
            <w:r w:rsidR="00D5590D">
              <w:t xml:space="preserve"> the </w:t>
            </w:r>
            <w:r w:rsidR="00B20556">
              <w:t xml:space="preserve">receipt and </w:t>
            </w:r>
            <w:r w:rsidR="00D5590D">
              <w:t>handling of</w:t>
            </w:r>
            <w:r>
              <w:t xml:space="preserve"> simple requests that can typically be fulfilled at the point of first contact</w:t>
            </w:r>
            <w:r w:rsidR="00D5590D">
              <w:t xml:space="preserve"> with an SRO staff member</w:t>
            </w:r>
            <w:r>
              <w:t xml:space="preserve">.  </w:t>
            </w:r>
          </w:p>
          <w:p w14:paraId="3700BF81" w14:textId="77777777" w:rsidR="00454E13" w:rsidRDefault="00454E13" w:rsidP="00E30FB3">
            <w:r>
              <w:t>Examples include:</w:t>
            </w:r>
          </w:p>
          <w:p w14:paraId="32BF936D" w14:textId="77777777" w:rsidR="00D5590D" w:rsidRDefault="00454E13" w:rsidP="00D5590D">
            <w:pPr>
              <w:pStyle w:val="ListParagraph"/>
              <w:numPr>
                <w:ilvl w:val="0"/>
                <w:numId w:val="1"/>
              </w:numPr>
            </w:pPr>
            <w:r>
              <w:t>Answering general</w:t>
            </w:r>
            <w:r w:rsidR="00D5590D">
              <w:t xml:space="preserve"> and straightforward customer FAQs, e.g. enquiries about items in a Land Tax Assessment Notice</w:t>
            </w:r>
          </w:p>
          <w:p w14:paraId="7A879516" w14:textId="77777777" w:rsidR="00454E13" w:rsidRDefault="000E58DD" w:rsidP="00D5590D">
            <w:pPr>
              <w:pStyle w:val="ListParagraph"/>
              <w:numPr>
                <w:ilvl w:val="0"/>
                <w:numId w:val="1"/>
              </w:numPr>
            </w:pPr>
            <w:commentRangeStart w:id="102"/>
            <w:commentRangeStart w:id="103"/>
            <w:r>
              <w:t>Simple c</w:t>
            </w:r>
            <w:r w:rsidR="00454E13">
              <w:t>hange of address or contact details by verified customer</w:t>
            </w:r>
          </w:p>
          <w:p w14:paraId="3E6F5AB0" w14:textId="77777777" w:rsidR="00ED64D8" w:rsidRDefault="00D5590D" w:rsidP="00ED64D8">
            <w:pPr>
              <w:pStyle w:val="ListParagraph"/>
              <w:numPr>
                <w:ilvl w:val="0"/>
                <w:numId w:val="1"/>
              </w:numPr>
            </w:pPr>
            <w:r>
              <w:t>Provide copy of an Assessment notice</w:t>
            </w:r>
            <w:commentRangeEnd w:id="102"/>
            <w:r w:rsidR="000E58DD">
              <w:rPr>
                <w:rStyle w:val="CommentReference"/>
              </w:rPr>
              <w:commentReference w:id="102"/>
            </w:r>
            <w:commentRangeEnd w:id="103"/>
            <w:r w:rsidR="00BF5626">
              <w:rPr>
                <w:rStyle w:val="CommentReference"/>
              </w:rPr>
              <w:commentReference w:id="103"/>
            </w:r>
          </w:p>
        </w:tc>
      </w:tr>
      <w:tr w:rsidR="00454E13" w14:paraId="0E063668" w14:textId="77777777" w:rsidTr="00E30FB3">
        <w:tc>
          <w:tcPr>
            <w:tcW w:w="1809" w:type="dxa"/>
          </w:tcPr>
          <w:p w14:paraId="2B4D0824" w14:textId="77777777" w:rsidR="00454E13" w:rsidRDefault="00454E13" w:rsidP="00E30FB3">
            <w:r>
              <w:t>Why</w:t>
            </w:r>
          </w:p>
        </w:tc>
        <w:tc>
          <w:tcPr>
            <w:tcW w:w="7433" w:type="dxa"/>
          </w:tcPr>
          <w:p w14:paraId="453E0B7E" w14:textId="77777777" w:rsidR="00454E13" w:rsidRDefault="00D5590D" w:rsidP="00E30FB3">
            <w:r>
              <w:t>Customer</w:t>
            </w:r>
            <w:r w:rsidR="00454E13">
              <w:t xml:space="preserve"> </w:t>
            </w:r>
            <w:r>
              <w:t xml:space="preserve">Enquiries </w:t>
            </w:r>
            <w:r w:rsidR="00454E13">
              <w:t>enables SRO to:</w:t>
            </w:r>
          </w:p>
          <w:p w14:paraId="784BC660" w14:textId="77777777" w:rsidR="00454E13" w:rsidRDefault="00D5590D" w:rsidP="00E30FB3">
            <w:pPr>
              <w:pStyle w:val="ListParagraph"/>
              <w:numPr>
                <w:ilvl w:val="0"/>
                <w:numId w:val="2"/>
              </w:numPr>
            </w:pPr>
            <w:r>
              <w:t>Streamline the process to fulfil customer requests on-the-spot where possible to minimise double handling and delays in fulfilment</w:t>
            </w:r>
          </w:p>
        </w:tc>
      </w:tr>
      <w:tr w:rsidR="00454E13" w14:paraId="274752B3" w14:textId="77777777" w:rsidTr="00E30FB3">
        <w:tc>
          <w:tcPr>
            <w:tcW w:w="1809" w:type="dxa"/>
          </w:tcPr>
          <w:p w14:paraId="1F61EC0E" w14:textId="77777777" w:rsidR="00454E13" w:rsidRDefault="00454E13" w:rsidP="00E30FB3">
            <w:r>
              <w:t>Who</w:t>
            </w:r>
          </w:p>
        </w:tc>
        <w:tc>
          <w:tcPr>
            <w:tcW w:w="7433" w:type="dxa"/>
          </w:tcPr>
          <w:p w14:paraId="0AA99860" w14:textId="77777777" w:rsidR="00454E13" w:rsidRDefault="00454E13" w:rsidP="00E30FB3">
            <w:r>
              <w:t>See Customer Management</w:t>
            </w:r>
          </w:p>
        </w:tc>
      </w:tr>
      <w:tr w:rsidR="00454E13" w14:paraId="4AC52772" w14:textId="77777777" w:rsidTr="00E30FB3">
        <w:tc>
          <w:tcPr>
            <w:tcW w:w="1809" w:type="dxa"/>
          </w:tcPr>
          <w:p w14:paraId="763C5CDD" w14:textId="77777777" w:rsidR="00454E13" w:rsidRDefault="00A932ED" w:rsidP="00E30FB3">
            <w:r>
              <w:t>How</w:t>
            </w:r>
          </w:p>
        </w:tc>
        <w:tc>
          <w:tcPr>
            <w:tcW w:w="7433" w:type="dxa"/>
          </w:tcPr>
          <w:p w14:paraId="04C38133" w14:textId="77777777" w:rsidR="00454E13" w:rsidRDefault="00A932ED" w:rsidP="00E30FB3">
            <w:r>
              <w:t>Expect these are mainly phone call based</w:t>
            </w:r>
          </w:p>
          <w:p w14:paraId="5B403F31" w14:textId="77777777" w:rsidR="005E4767" w:rsidRDefault="005E4767" w:rsidP="00E30FB3">
            <w:r>
              <w:t>Wrap up code indicates the type of call for reporting</w:t>
            </w:r>
          </w:p>
        </w:tc>
      </w:tr>
    </w:tbl>
    <w:p w14:paraId="088728CB" w14:textId="77777777" w:rsidR="00454E13" w:rsidRPr="00454E13" w:rsidRDefault="00454E13" w:rsidP="00454E13"/>
    <w:p w14:paraId="4434A832" w14:textId="77777777" w:rsidR="008A6408" w:rsidRDefault="008A6408" w:rsidP="008A6408">
      <w:pPr>
        <w:pStyle w:val="Heading4"/>
      </w:pPr>
      <w:bookmarkStart w:id="104" w:name="_Toc67062761"/>
      <w:r>
        <w:t>Customer Applications</w:t>
      </w:r>
      <w:bookmarkEnd w:id="10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D5590D" w14:paraId="06CE7264" w14:textId="77777777" w:rsidTr="00E30FB3">
        <w:tc>
          <w:tcPr>
            <w:tcW w:w="1809" w:type="dxa"/>
          </w:tcPr>
          <w:p w14:paraId="332565B3" w14:textId="77777777" w:rsidR="00D5590D" w:rsidRDefault="00D5590D" w:rsidP="00E30FB3">
            <w:r>
              <w:t>What</w:t>
            </w:r>
          </w:p>
        </w:tc>
        <w:tc>
          <w:tcPr>
            <w:tcW w:w="7433" w:type="dxa"/>
          </w:tcPr>
          <w:p w14:paraId="3CBB4E35" w14:textId="77777777" w:rsidR="00ED64D8" w:rsidRDefault="00D5590D" w:rsidP="00833BF9">
            <w:r>
              <w:t>Customer Applications covers the</w:t>
            </w:r>
            <w:r w:rsidR="00833BF9">
              <w:t xml:space="preserve"> receipt</w:t>
            </w:r>
            <w:r w:rsidR="00B20556">
              <w:t xml:space="preserve"> and</w:t>
            </w:r>
            <w:r>
              <w:t xml:space="preserve"> handling of complex r</w:t>
            </w:r>
            <w:r w:rsidR="00B24B64">
              <w:t xml:space="preserve">equests that cannot typically be fulfilled at first point of contact with an SRO staff member.  </w:t>
            </w:r>
          </w:p>
          <w:p w14:paraId="78B41A59" w14:textId="77777777" w:rsidR="00B20556" w:rsidRDefault="00B20556" w:rsidP="00ED64D8">
            <w:r>
              <w:t>Customer Applications encompasses:</w:t>
            </w:r>
          </w:p>
          <w:p w14:paraId="3063B308" w14:textId="77777777" w:rsidR="00B20556" w:rsidRDefault="00B20556" w:rsidP="00B20556">
            <w:pPr>
              <w:pStyle w:val="ListParagraph"/>
              <w:numPr>
                <w:ilvl w:val="0"/>
                <w:numId w:val="14"/>
              </w:numPr>
            </w:pPr>
            <w:r>
              <w:t>Provision of standard reflexive forms for customers to complete and submit, e.g. Smart Forms</w:t>
            </w:r>
          </w:p>
          <w:p w14:paraId="7BD8068E" w14:textId="77777777" w:rsidR="00B20556" w:rsidRDefault="00B20556" w:rsidP="00B20556">
            <w:pPr>
              <w:pStyle w:val="ListParagraph"/>
              <w:numPr>
                <w:ilvl w:val="0"/>
                <w:numId w:val="14"/>
              </w:numPr>
            </w:pPr>
            <w:r>
              <w:t>Receive, record and route submitted forms</w:t>
            </w:r>
          </w:p>
          <w:p w14:paraId="29806ED2" w14:textId="77777777" w:rsidR="00B20556" w:rsidRDefault="00B20556" w:rsidP="00B20556">
            <w:pPr>
              <w:pStyle w:val="ListParagraph"/>
              <w:numPr>
                <w:ilvl w:val="0"/>
                <w:numId w:val="14"/>
              </w:numPr>
            </w:pPr>
            <w:r>
              <w:t xml:space="preserve">Receive, record and route complex requests submitted via </w:t>
            </w:r>
            <w:r w:rsidR="00A932ED">
              <w:t xml:space="preserve">phone, </w:t>
            </w:r>
            <w:r>
              <w:t>post, fax or online contact form</w:t>
            </w:r>
          </w:p>
          <w:p w14:paraId="3F28443B" w14:textId="77777777" w:rsidR="00833BF9" w:rsidRDefault="00833BF9" w:rsidP="00833BF9">
            <w:r>
              <w:t>Complex requests require Workflow Management.</w:t>
            </w:r>
          </w:p>
        </w:tc>
      </w:tr>
      <w:tr w:rsidR="00D5590D" w14:paraId="42D64BB1" w14:textId="77777777" w:rsidTr="00E30FB3">
        <w:tc>
          <w:tcPr>
            <w:tcW w:w="1809" w:type="dxa"/>
          </w:tcPr>
          <w:p w14:paraId="39070978" w14:textId="77777777" w:rsidR="00D5590D" w:rsidRDefault="00D5590D" w:rsidP="00E30FB3">
            <w:r>
              <w:t>Why</w:t>
            </w:r>
          </w:p>
        </w:tc>
        <w:tc>
          <w:tcPr>
            <w:tcW w:w="7433" w:type="dxa"/>
          </w:tcPr>
          <w:p w14:paraId="5E0321B3" w14:textId="77777777" w:rsidR="00833BF9" w:rsidRDefault="00D5590D" w:rsidP="00833BF9">
            <w:r>
              <w:t xml:space="preserve">Customer </w:t>
            </w:r>
            <w:r w:rsidR="00B20556">
              <w:t>Applications</w:t>
            </w:r>
            <w:r>
              <w:t xml:space="preserve"> enables</w:t>
            </w:r>
            <w:r w:rsidR="00CA01B2">
              <w:t xml:space="preserve"> SRO to handle, track and report on </w:t>
            </w:r>
            <w:r w:rsidR="00833BF9">
              <w:t>complex requests that may require:</w:t>
            </w:r>
          </w:p>
          <w:p w14:paraId="3930B974" w14:textId="77777777" w:rsidR="00833BF9" w:rsidRDefault="00833BF9" w:rsidP="00833BF9">
            <w:pPr>
              <w:pStyle w:val="ListParagraph"/>
              <w:numPr>
                <w:ilvl w:val="0"/>
                <w:numId w:val="2"/>
              </w:numPr>
            </w:pPr>
            <w:r>
              <w:t>Processing by specialist or multiple business areas, e.g. Objections</w:t>
            </w:r>
          </w:p>
          <w:p w14:paraId="1D47606C" w14:textId="77777777" w:rsidR="00833BF9" w:rsidRDefault="00833BF9" w:rsidP="00833BF9">
            <w:pPr>
              <w:pStyle w:val="ListParagraph"/>
              <w:numPr>
                <w:ilvl w:val="0"/>
                <w:numId w:val="2"/>
              </w:numPr>
            </w:pPr>
            <w:r>
              <w:t>Approvals by Team Leaders and/or Managers, e.g. refunds</w:t>
            </w:r>
          </w:p>
          <w:p w14:paraId="564ADB6F" w14:textId="77777777" w:rsidR="00D5590D" w:rsidRDefault="00833BF9" w:rsidP="00833BF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Liaison with external parties, e.g. Valuation Objections requires interaction with the relevant Local Council.</w:t>
            </w:r>
          </w:p>
          <w:p w14:paraId="10D1271D" w14:textId="77777777" w:rsidR="000E58DD" w:rsidRDefault="000E58DD" w:rsidP="000E58DD">
            <w:r>
              <w:t>Recording of the complex requests also facilitates tracking and reporting of work load and KPI statistics.</w:t>
            </w:r>
          </w:p>
        </w:tc>
      </w:tr>
      <w:tr w:rsidR="00D5590D" w14:paraId="09161EA0" w14:textId="77777777" w:rsidTr="00E30FB3">
        <w:tc>
          <w:tcPr>
            <w:tcW w:w="1809" w:type="dxa"/>
          </w:tcPr>
          <w:p w14:paraId="32229C12" w14:textId="77777777" w:rsidR="00D5590D" w:rsidRDefault="00D5590D" w:rsidP="00E30FB3">
            <w:r>
              <w:lastRenderedPageBreak/>
              <w:t>Who</w:t>
            </w:r>
          </w:p>
        </w:tc>
        <w:tc>
          <w:tcPr>
            <w:tcW w:w="7433" w:type="dxa"/>
          </w:tcPr>
          <w:p w14:paraId="74CA1F0D" w14:textId="77777777" w:rsidR="00D5590D" w:rsidRDefault="00D5590D" w:rsidP="00E30FB3">
            <w:r>
              <w:t>See Customer Management</w:t>
            </w:r>
          </w:p>
        </w:tc>
      </w:tr>
      <w:tr w:rsidR="00D5590D" w14:paraId="59E30C6D" w14:textId="77777777" w:rsidTr="00E30FB3">
        <w:tc>
          <w:tcPr>
            <w:tcW w:w="1809" w:type="dxa"/>
          </w:tcPr>
          <w:p w14:paraId="30A19EFE" w14:textId="77777777" w:rsidR="00D5590D" w:rsidRDefault="00A932ED" w:rsidP="00E30FB3">
            <w:r>
              <w:t>How</w:t>
            </w:r>
          </w:p>
        </w:tc>
        <w:tc>
          <w:tcPr>
            <w:tcW w:w="7433" w:type="dxa"/>
          </w:tcPr>
          <w:p w14:paraId="435D38F6" w14:textId="7882CA0D" w:rsidR="00D5590D" w:rsidRDefault="00A932ED" w:rsidP="00E30FB3">
            <w:pPr>
              <w:rPr>
                <w:ins w:id="105" w:author="Brendan Harrison" w:date="2021-03-16T07:57:00Z"/>
              </w:rPr>
            </w:pPr>
            <w:r>
              <w:t xml:space="preserve">Smart Forms involve retrieving images via the </w:t>
            </w:r>
            <w:proofErr w:type="spellStart"/>
            <w:r>
              <w:t>Avoka</w:t>
            </w:r>
            <w:proofErr w:type="spellEnd"/>
            <w:r>
              <w:t xml:space="preserve"> process</w:t>
            </w:r>
          </w:p>
          <w:p w14:paraId="4C8E5A18" w14:textId="4C9B4D14" w:rsidR="00BF5626" w:rsidRDefault="00BF5626" w:rsidP="00E30FB3">
            <w:pPr>
              <w:rPr>
                <w:ins w:id="106" w:author="Brendan Harrison" w:date="2021-03-16T07:57:00Z"/>
              </w:rPr>
            </w:pPr>
            <w:ins w:id="107" w:author="Brendan Harrison" w:date="2021-03-16T07:57:00Z">
              <w:r>
                <w:t>My Land Tax online portal</w:t>
              </w:r>
            </w:ins>
          </w:p>
          <w:p w14:paraId="7CE8E07D" w14:textId="42FC8384" w:rsidR="00BF5626" w:rsidRDefault="00BF5626" w:rsidP="00E30FB3">
            <w:ins w:id="108" w:author="Brendan Harrison" w:date="2021-03-16T07:57:00Z">
              <w:r>
                <w:t>Phone calls that are processe</w:t>
              </w:r>
            </w:ins>
            <w:ins w:id="109" w:author="Brendan Harrison" w:date="2021-03-16T07:58:00Z">
              <w:r>
                <w:t xml:space="preserve">d into internal systems such as </w:t>
              </w:r>
              <w:proofErr w:type="spellStart"/>
              <w:r>
                <w:t>eRevenue</w:t>
              </w:r>
              <w:proofErr w:type="spellEnd"/>
              <w:r>
                <w:t>, e-Sys action items</w:t>
              </w:r>
            </w:ins>
          </w:p>
          <w:p w14:paraId="6A5F022B" w14:textId="77777777" w:rsidR="005E4767" w:rsidRDefault="005E4767" w:rsidP="005E4767">
            <w:r>
              <w:t>Requests are created as e-Sys Action items, which are reported on for KPI management purposes</w:t>
            </w:r>
          </w:p>
        </w:tc>
      </w:tr>
    </w:tbl>
    <w:p w14:paraId="7660A582" w14:textId="77777777" w:rsidR="00D5590D" w:rsidRPr="00D5590D" w:rsidRDefault="00D5590D" w:rsidP="00D5590D"/>
    <w:p w14:paraId="74BA6C5A" w14:textId="77777777" w:rsidR="008A6408" w:rsidRDefault="008A6408" w:rsidP="008A6408">
      <w:pPr>
        <w:pStyle w:val="Heading4"/>
      </w:pPr>
      <w:bookmarkStart w:id="110" w:name="_Toc67062762"/>
      <w:r>
        <w:t>Inbound Call Management</w:t>
      </w:r>
      <w:bookmarkEnd w:id="11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A30566" w14:paraId="6E3753B2" w14:textId="77777777" w:rsidTr="00E30FB3">
        <w:tc>
          <w:tcPr>
            <w:tcW w:w="1809" w:type="dxa"/>
          </w:tcPr>
          <w:p w14:paraId="2EDBA9EA" w14:textId="77777777" w:rsidR="00A30566" w:rsidRDefault="00A30566" w:rsidP="00E30FB3">
            <w:r>
              <w:t>What</w:t>
            </w:r>
          </w:p>
        </w:tc>
        <w:tc>
          <w:tcPr>
            <w:tcW w:w="7433" w:type="dxa"/>
          </w:tcPr>
          <w:p w14:paraId="3C123B2B" w14:textId="77777777" w:rsidR="00A30566" w:rsidRDefault="00A30566" w:rsidP="00E30FB3">
            <w:r>
              <w:t xml:space="preserve">Inbound Call Management covers the receipt, routing and handling of incoming phone calls to the SRO official phone numbers.  </w:t>
            </w:r>
          </w:p>
          <w:p w14:paraId="2274AD33" w14:textId="77777777" w:rsidR="00A30566" w:rsidRDefault="00A30566" w:rsidP="00A30566">
            <w:r>
              <w:t>This encompasses:</w:t>
            </w:r>
          </w:p>
          <w:p w14:paraId="7125496D" w14:textId="77777777" w:rsidR="00A30566" w:rsidRDefault="00A30566" w:rsidP="00A30566">
            <w:pPr>
              <w:pStyle w:val="ListParagraph"/>
              <w:numPr>
                <w:ilvl w:val="0"/>
                <w:numId w:val="18"/>
              </w:numPr>
            </w:pPr>
            <w:r>
              <w:t>Call queues</w:t>
            </w:r>
          </w:p>
          <w:p w14:paraId="3E7EDAE0" w14:textId="77777777" w:rsidR="00A30566" w:rsidRDefault="00A30566" w:rsidP="00A30566">
            <w:pPr>
              <w:pStyle w:val="ListParagraph"/>
              <w:numPr>
                <w:ilvl w:val="0"/>
                <w:numId w:val="18"/>
              </w:numPr>
            </w:pPr>
            <w:r>
              <w:t>IVR menus</w:t>
            </w:r>
          </w:p>
          <w:p w14:paraId="239F9C04" w14:textId="77777777" w:rsidR="00A30566" w:rsidRDefault="00A30566" w:rsidP="00A30566">
            <w:pPr>
              <w:pStyle w:val="ListParagraph"/>
              <w:numPr>
                <w:ilvl w:val="0"/>
                <w:numId w:val="18"/>
              </w:numPr>
            </w:pPr>
            <w:r>
              <w:t>Recorded announcements</w:t>
            </w:r>
          </w:p>
          <w:p w14:paraId="3D311AB9" w14:textId="77777777" w:rsidR="00A30566" w:rsidRDefault="00A30566" w:rsidP="00E30FB3">
            <w:pPr>
              <w:pStyle w:val="ListParagraph"/>
              <w:numPr>
                <w:ilvl w:val="0"/>
                <w:numId w:val="14"/>
              </w:numPr>
            </w:pPr>
            <w:r>
              <w:t>Call recording</w:t>
            </w:r>
          </w:p>
          <w:p w14:paraId="1FDAF9CF" w14:textId="77777777" w:rsidR="00A30566" w:rsidRDefault="00A30566" w:rsidP="00E30FB3">
            <w:pPr>
              <w:pStyle w:val="ListParagraph"/>
              <w:numPr>
                <w:ilvl w:val="0"/>
                <w:numId w:val="14"/>
              </w:numPr>
            </w:pPr>
            <w:r>
              <w:t>Viewing basic SRO Customer information and fulfilling simple requests</w:t>
            </w:r>
          </w:p>
          <w:p w14:paraId="2EAE426E" w14:textId="77777777" w:rsidR="00A30566" w:rsidRDefault="00A30566" w:rsidP="00E30FB3">
            <w:pPr>
              <w:pStyle w:val="ListParagraph"/>
              <w:numPr>
                <w:ilvl w:val="0"/>
                <w:numId w:val="14"/>
              </w:numPr>
            </w:pPr>
            <w:r>
              <w:t>Call logging and reporting</w:t>
            </w:r>
          </w:p>
        </w:tc>
      </w:tr>
      <w:tr w:rsidR="00A30566" w14:paraId="4116FCE4" w14:textId="77777777" w:rsidTr="00E30FB3">
        <w:tc>
          <w:tcPr>
            <w:tcW w:w="1809" w:type="dxa"/>
          </w:tcPr>
          <w:p w14:paraId="5B92B66B" w14:textId="77777777" w:rsidR="00A30566" w:rsidRDefault="00A30566" w:rsidP="00E30FB3">
            <w:r>
              <w:t>Why</w:t>
            </w:r>
          </w:p>
        </w:tc>
        <w:tc>
          <w:tcPr>
            <w:tcW w:w="7433" w:type="dxa"/>
          </w:tcPr>
          <w:p w14:paraId="266D104C" w14:textId="77777777" w:rsidR="00A30566" w:rsidRDefault="00A30566" w:rsidP="00E30FB3">
            <w:r>
              <w:t>Inbound Call Management enables SRO to manage incoming calls in a Customer friendly and efficient manner</w:t>
            </w:r>
          </w:p>
        </w:tc>
      </w:tr>
      <w:tr w:rsidR="00A30566" w14:paraId="0195A20A" w14:textId="77777777" w:rsidTr="00E30FB3">
        <w:tc>
          <w:tcPr>
            <w:tcW w:w="1809" w:type="dxa"/>
          </w:tcPr>
          <w:p w14:paraId="29F08308" w14:textId="77777777" w:rsidR="00A30566" w:rsidRDefault="00A30566" w:rsidP="00E30FB3">
            <w:r>
              <w:t>Who</w:t>
            </w:r>
          </w:p>
        </w:tc>
        <w:tc>
          <w:tcPr>
            <w:tcW w:w="7433" w:type="dxa"/>
          </w:tcPr>
          <w:p w14:paraId="0ADF9955" w14:textId="77777777" w:rsidR="0013092B" w:rsidRDefault="0013092B" w:rsidP="0013092B">
            <w:r>
              <w:t>SRO:</w:t>
            </w:r>
          </w:p>
          <w:p w14:paraId="3F0A1A09" w14:textId="77777777" w:rsidR="00A30566" w:rsidRDefault="0013092B" w:rsidP="00E30FB3">
            <w:pPr>
              <w:pStyle w:val="ListParagraph"/>
              <w:numPr>
                <w:ilvl w:val="0"/>
                <w:numId w:val="3"/>
              </w:numPr>
            </w:pPr>
            <w:r>
              <w:t>Customer Contact Centre</w:t>
            </w:r>
          </w:p>
        </w:tc>
      </w:tr>
      <w:tr w:rsidR="00A30566" w14:paraId="25F2884D" w14:textId="77777777" w:rsidTr="00E30FB3">
        <w:tc>
          <w:tcPr>
            <w:tcW w:w="1809" w:type="dxa"/>
          </w:tcPr>
          <w:p w14:paraId="64761A25" w14:textId="77777777" w:rsidR="00A30566" w:rsidRDefault="00A932ED" w:rsidP="00E30FB3">
            <w:r>
              <w:t>How</w:t>
            </w:r>
          </w:p>
        </w:tc>
        <w:tc>
          <w:tcPr>
            <w:tcW w:w="7433" w:type="dxa"/>
          </w:tcPr>
          <w:p w14:paraId="21D5E658" w14:textId="77777777" w:rsidR="00A30566" w:rsidRDefault="00A932ED" w:rsidP="00E30FB3">
            <w:proofErr w:type="spellStart"/>
            <w:r>
              <w:t>Genesys</w:t>
            </w:r>
            <w:proofErr w:type="spellEnd"/>
            <w:r>
              <w:t xml:space="preserve"> with one-way </w:t>
            </w:r>
            <w:r w:rsidR="005E4767">
              <w:t xml:space="preserve">basic </w:t>
            </w:r>
            <w:r>
              <w:t>customer info from e-Sys</w:t>
            </w:r>
          </w:p>
        </w:tc>
      </w:tr>
    </w:tbl>
    <w:p w14:paraId="6463ACA4" w14:textId="77777777" w:rsidR="00A30566" w:rsidRDefault="00A30566" w:rsidP="00A30566"/>
    <w:p w14:paraId="5EE2F208" w14:textId="77777777" w:rsidR="00E04B22" w:rsidRDefault="00E04B22" w:rsidP="00E04B22">
      <w:pPr>
        <w:pStyle w:val="Heading4"/>
      </w:pPr>
      <w:bookmarkStart w:id="111" w:name="_Toc67062763"/>
      <w:r>
        <w:t>Inbound Post Management</w:t>
      </w:r>
      <w:bookmarkEnd w:id="11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A30566" w14:paraId="4417B098" w14:textId="77777777" w:rsidTr="00E30FB3">
        <w:tc>
          <w:tcPr>
            <w:tcW w:w="1809" w:type="dxa"/>
          </w:tcPr>
          <w:p w14:paraId="436C10AC" w14:textId="77777777" w:rsidR="00A30566" w:rsidRDefault="00A30566" w:rsidP="00E30FB3">
            <w:r>
              <w:t>What</w:t>
            </w:r>
          </w:p>
        </w:tc>
        <w:tc>
          <w:tcPr>
            <w:tcW w:w="7433" w:type="dxa"/>
          </w:tcPr>
          <w:p w14:paraId="23C86250" w14:textId="77777777" w:rsidR="00A30566" w:rsidRDefault="00A30566" w:rsidP="00E30FB3">
            <w:r>
              <w:t>Inbound Post Management covers the receipt</w:t>
            </w:r>
            <w:r w:rsidR="0013092B">
              <w:t xml:space="preserve">, processing and routing </w:t>
            </w:r>
            <w:r>
              <w:t xml:space="preserve">of incoming </w:t>
            </w:r>
            <w:r w:rsidR="0013092B">
              <w:t>mail</w:t>
            </w:r>
            <w:r>
              <w:t xml:space="preserve"> to the </w:t>
            </w:r>
            <w:r w:rsidR="0013092B">
              <w:t>relevant business areas for request fulfilment</w:t>
            </w:r>
            <w:r>
              <w:t xml:space="preserve">.  </w:t>
            </w:r>
          </w:p>
          <w:p w14:paraId="59706A02" w14:textId="77777777" w:rsidR="00A30566" w:rsidRDefault="00A30566" w:rsidP="00E30FB3">
            <w:r>
              <w:t>This encompasses:</w:t>
            </w:r>
          </w:p>
          <w:p w14:paraId="489FAB7D" w14:textId="77777777" w:rsidR="00A30566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Sorting of mail and performing security scans</w:t>
            </w:r>
          </w:p>
          <w:p w14:paraId="3082AF4E" w14:textId="77777777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Scanning mail contents into electronic format</w:t>
            </w:r>
          </w:p>
          <w:p w14:paraId="208C1576" w14:textId="77777777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Record and route request to relevant business area, depending on whether the revenue line and/or customer is known or unknown – refer to Customer Applications</w:t>
            </w:r>
          </w:p>
          <w:p w14:paraId="39200657" w14:textId="77777777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Handle mail and scanning exceptions</w:t>
            </w:r>
          </w:p>
          <w:p w14:paraId="1CA01378" w14:textId="069DDE55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Process Return to Sender (Return Unclaimed) mail</w:t>
            </w:r>
            <w:ins w:id="112" w:author="Vienna Kwong" w:date="2021-01-21T09:36:00Z">
              <w:r w:rsidR="005E25C6">
                <w:t xml:space="preserve"> – refer to Return to Sender Management</w:t>
              </w:r>
            </w:ins>
          </w:p>
        </w:tc>
      </w:tr>
      <w:tr w:rsidR="00A30566" w14:paraId="303E21BB" w14:textId="77777777" w:rsidTr="00E30FB3">
        <w:tc>
          <w:tcPr>
            <w:tcW w:w="1809" w:type="dxa"/>
          </w:tcPr>
          <w:p w14:paraId="5BDE946E" w14:textId="77777777" w:rsidR="00A30566" w:rsidRDefault="00A30566" w:rsidP="00E30FB3">
            <w:r>
              <w:t>Why</w:t>
            </w:r>
          </w:p>
        </w:tc>
        <w:tc>
          <w:tcPr>
            <w:tcW w:w="7433" w:type="dxa"/>
          </w:tcPr>
          <w:p w14:paraId="04F1184E" w14:textId="77777777" w:rsidR="00A30566" w:rsidRDefault="00A30566" w:rsidP="0013092B">
            <w:r>
              <w:t xml:space="preserve">Inbound </w:t>
            </w:r>
            <w:r w:rsidR="0013092B">
              <w:t>Post</w:t>
            </w:r>
            <w:r>
              <w:t xml:space="preserve"> Management enables SRO to manage incoming </w:t>
            </w:r>
            <w:r w:rsidR="0013092B">
              <w:t xml:space="preserve">mail in an effective and </w:t>
            </w:r>
            <w:r>
              <w:t>efficient manner</w:t>
            </w:r>
          </w:p>
        </w:tc>
      </w:tr>
      <w:tr w:rsidR="00A30566" w14:paraId="6DDC29A9" w14:textId="77777777" w:rsidTr="00E30FB3">
        <w:tc>
          <w:tcPr>
            <w:tcW w:w="1809" w:type="dxa"/>
          </w:tcPr>
          <w:p w14:paraId="5AA0E204" w14:textId="77777777" w:rsidR="00A30566" w:rsidRDefault="00A30566" w:rsidP="00E30FB3">
            <w:r>
              <w:t>Who</w:t>
            </w:r>
          </w:p>
        </w:tc>
        <w:tc>
          <w:tcPr>
            <w:tcW w:w="7433" w:type="dxa"/>
          </w:tcPr>
          <w:p w14:paraId="690BA08C" w14:textId="77777777" w:rsidR="0013092B" w:rsidRDefault="0013092B" w:rsidP="0013092B">
            <w:r>
              <w:t>SRO:</w:t>
            </w:r>
          </w:p>
          <w:p w14:paraId="7E1B06AD" w14:textId="77777777" w:rsidR="00A30566" w:rsidRDefault="0013092B" w:rsidP="0013092B">
            <w:pPr>
              <w:pStyle w:val="ListParagraph"/>
              <w:numPr>
                <w:ilvl w:val="0"/>
                <w:numId w:val="19"/>
              </w:numPr>
            </w:pPr>
            <w:r>
              <w:t>Finance and Admin</w:t>
            </w:r>
          </w:p>
        </w:tc>
      </w:tr>
      <w:tr w:rsidR="00A30566" w14:paraId="016BB691" w14:textId="77777777" w:rsidTr="00E30FB3">
        <w:tc>
          <w:tcPr>
            <w:tcW w:w="1809" w:type="dxa"/>
          </w:tcPr>
          <w:p w14:paraId="32371A54" w14:textId="77777777" w:rsidR="00A30566" w:rsidRDefault="00A932ED" w:rsidP="00E30FB3">
            <w:r>
              <w:t>How</w:t>
            </w:r>
          </w:p>
        </w:tc>
        <w:tc>
          <w:tcPr>
            <w:tcW w:w="7433" w:type="dxa"/>
          </w:tcPr>
          <w:p w14:paraId="06F9CB95" w14:textId="77777777" w:rsidR="00A30566" w:rsidRDefault="00A932ED" w:rsidP="00E30FB3">
            <w:r>
              <w:t>Scanning occurs via Kofax process</w:t>
            </w:r>
          </w:p>
          <w:p w14:paraId="3803B60C" w14:textId="77777777" w:rsidR="005E4767" w:rsidRDefault="005E4767" w:rsidP="00E30FB3">
            <w:r>
              <w:t>Requests are created as e-Sys Action items, which are reported on for KPI management purposes</w:t>
            </w:r>
          </w:p>
        </w:tc>
      </w:tr>
    </w:tbl>
    <w:p w14:paraId="1C4781BD" w14:textId="77777777" w:rsidR="00A30566" w:rsidRPr="00A30566" w:rsidRDefault="00A30566" w:rsidP="00A30566"/>
    <w:p w14:paraId="7E48F7D0" w14:textId="77777777" w:rsidR="00E04B22" w:rsidRDefault="00E04B22" w:rsidP="00E04B22">
      <w:pPr>
        <w:pStyle w:val="Heading4"/>
      </w:pPr>
      <w:bookmarkStart w:id="113" w:name="_Toc67062764"/>
      <w:r>
        <w:lastRenderedPageBreak/>
        <w:t>Inbound Fax Management</w:t>
      </w:r>
      <w:bookmarkEnd w:id="11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13092B" w14:paraId="514A7569" w14:textId="77777777" w:rsidTr="00E30FB3">
        <w:tc>
          <w:tcPr>
            <w:tcW w:w="1809" w:type="dxa"/>
          </w:tcPr>
          <w:p w14:paraId="5057EF32" w14:textId="77777777" w:rsidR="0013092B" w:rsidRDefault="0013092B" w:rsidP="00E30FB3">
            <w:r>
              <w:t>What</w:t>
            </w:r>
          </w:p>
        </w:tc>
        <w:tc>
          <w:tcPr>
            <w:tcW w:w="7433" w:type="dxa"/>
          </w:tcPr>
          <w:p w14:paraId="5880205D" w14:textId="77777777" w:rsidR="0013092B" w:rsidRDefault="0013092B" w:rsidP="00E30FB3">
            <w:r>
              <w:t xml:space="preserve">Inbound Fax Management covers the receipt, processing and routing of incoming faxes to the relevant business areas for request fulfilment.  </w:t>
            </w:r>
          </w:p>
          <w:p w14:paraId="46666966" w14:textId="77777777" w:rsidR="0013092B" w:rsidRDefault="0013092B" w:rsidP="00E30FB3">
            <w:r>
              <w:t>This encompasses:</w:t>
            </w:r>
          </w:p>
          <w:p w14:paraId="61E6512F" w14:textId="77777777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Sorting of fax</w:t>
            </w:r>
            <w:r w:rsidR="005E4767">
              <w:t>es</w:t>
            </w:r>
          </w:p>
          <w:p w14:paraId="5BC55DD3" w14:textId="77777777" w:rsidR="0013092B" w:rsidRDefault="0013092B" w:rsidP="00E30FB3">
            <w:pPr>
              <w:pStyle w:val="ListParagraph"/>
              <w:numPr>
                <w:ilvl w:val="0"/>
                <w:numId w:val="14"/>
              </w:numPr>
            </w:pPr>
            <w:r>
              <w:t>Convert faxes to soft faxes</w:t>
            </w:r>
          </w:p>
          <w:p w14:paraId="3DAD5B1E" w14:textId="77777777" w:rsidR="0013092B" w:rsidRDefault="0013092B" w:rsidP="005E4767">
            <w:pPr>
              <w:pStyle w:val="ListParagraph"/>
              <w:numPr>
                <w:ilvl w:val="0"/>
                <w:numId w:val="14"/>
              </w:numPr>
            </w:pPr>
            <w:r>
              <w:t>Record and route request to relevant business area, depending on whether the revenue line and/or customer is known or unknown – refer to Customer Applications</w:t>
            </w:r>
          </w:p>
          <w:p w14:paraId="3E8D6437" w14:textId="77777777" w:rsidR="0013092B" w:rsidRDefault="0013092B" w:rsidP="0013092B">
            <w:pPr>
              <w:pStyle w:val="ListParagraph"/>
              <w:numPr>
                <w:ilvl w:val="0"/>
                <w:numId w:val="14"/>
              </w:numPr>
            </w:pPr>
            <w:r>
              <w:t>Handle exceptions</w:t>
            </w:r>
          </w:p>
        </w:tc>
      </w:tr>
      <w:tr w:rsidR="0013092B" w14:paraId="6D1B80A7" w14:textId="77777777" w:rsidTr="00E30FB3">
        <w:tc>
          <w:tcPr>
            <w:tcW w:w="1809" w:type="dxa"/>
          </w:tcPr>
          <w:p w14:paraId="30871869" w14:textId="77777777" w:rsidR="0013092B" w:rsidRDefault="0013092B" w:rsidP="00E30FB3">
            <w:r>
              <w:t>Why</w:t>
            </w:r>
          </w:p>
        </w:tc>
        <w:tc>
          <w:tcPr>
            <w:tcW w:w="7433" w:type="dxa"/>
          </w:tcPr>
          <w:p w14:paraId="49C030C3" w14:textId="77777777" w:rsidR="0013092B" w:rsidRDefault="0013092B" w:rsidP="005E4767">
            <w:r>
              <w:t xml:space="preserve">Inbound </w:t>
            </w:r>
            <w:r w:rsidR="005E4767">
              <w:t>Fax</w:t>
            </w:r>
            <w:r>
              <w:t xml:space="preserve"> Management enables SRO to manage incoming faxes in an effective and efficient manner</w:t>
            </w:r>
          </w:p>
        </w:tc>
      </w:tr>
      <w:tr w:rsidR="0013092B" w14:paraId="7D6DB3AD" w14:textId="77777777" w:rsidTr="00E30FB3">
        <w:tc>
          <w:tcPr>
            <w:tcW w:w="1809" w:type="dxa"/>
          </w:tcPr>
          <w:p w14:paraId="53238260" w14:textId="77777777" w:rsidR="0013092B" w:rsidRDefault="0013092B" w:rsidP="00E30FB3">
            <w:r>
              <w:t>Who</w:t>
            </w:r>
          </w:p>
        </w:tc>
        <w:tc>
          <w:tcPr>
            <w:tcW w:w="7433" w:type="dxa"/>
          </w:tcPr>
          <w:p w14:paraId="144D7285" w14:textId="77777777" w:rsidR="0013092B" w:rsidRDefault="0013092B" w:rsidP="00E30FB3">
            <w:r>
              <w:t>SRO:</w:t>
            </w:r>
          </w:p>
          <w:p w14:paraId="7A2F2364" w14:textId="77777777" w:rsidR="0013092B" w:rsidRDefault="0013092B" w:rsidP="00E30FB3">
            <w:pPr>
              <w:pStyle w:val="ListParagraph"/>
              <w:numPr>
                <w:ilvl w:val="0"/>
                <w:numId w:val="19"/>
              </w:numPr>
            </w:pPr>
            <w:r>
              <w:t>Finance and Admin</w:t>
            </w:r>
          </w:p>
        </w:tc>
      </w:tr>
      <w:tr w:rsidR="0013092B" w14:paraId="4B8DE77F" w14:textId="77777777" w:rsidTr="00E30FB3">
        <w:tc>
          <w:tcPr>
            <w:tcW w:w="1809" w:type="dxa"/>
          </w:tcPr>
          <w:p w14:paraId="7492F9E4" w14:textId="77777777" w:rsidR="0013092B" w:rsidRDefault="00A932ED" w:rsidP="00E30FB3">
            <w:r>
              <w:t>How</w:t>
            </w:r>
          </w:p>
        </w:tc>
        <w:tc>
          <w:tcPr>
            <w:tcW w:w="7433" w:type="dxa"/>
          </w:tcPr>
          <w:p w14:paraId="45899E62" w14:textId="77777777" w:rsidR="0013092B" w:rsidRDefault="005E4767" w:rsidP="00A932ED">
            <w:r>
              <w:t>Requests are created as e-Sys Action items, which are reported on for KPI management purposes</w:t>
            </w:r>
          </w:p>
        </w:tc>
      </w:tr>
    </w:tbl>
    <w:p w14:paraId="1DF6E16F" w14:textId="77777777" w:rsidR="0013092B" w:rsidRPr="0013092B" w:rsidRDefault="0013092B" w:rsidP="0013092B"/>
    <w:p w14:paraId="23332130" w14:textId="77777777" w:rsidR="008A6408" w:rsidRDefault="008A6408" w:rsidP="008A6408">
      <w:pPr>
        <w:pStyle w:val="Heading4"/>
      </w:pPr>
      <w:bookmarkStart w:id="114" w:name="_Toc67062765"/>
      <w:r>
        <w:t xml:space="preserve">Inbound </w:t>
      </w:r>
      <w:r w:rsidR="00B20556">
        <w:t>Online Contact Us</w:t>
      </w:r>
      <w:r>
        <w:t xml:space="preserve"> Management</w:t>
      </w:r>
      <w:bookmarkEnd w:id="11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A932ED" w14:paraId="0F88500B" w14:textId="77777777" w:rsidTr="00E30FB3">
        <w:tc>
          <w:tcPr>
            <w:tcW w:w="1809" w:type="dxa"/>
          </w:tcPr>
          <w:p w14:paraId="7B8CFB50" w14:textId="77777777" w:rsidR="00A932ED" w:rsidRDefault="00A932ED" w:rsidP="00E30FB3">
            <w:r>
              <w:t>What</w:t>
            </w:r>
          </w:p>
        </w:tc>
        <w:tc>
          <w:tcPr>
            <w:tcW w:w="7433" w:type="dxa"/>
          </w:tcPr>
          <w:p w14:paraId="6A9213D6" w14:textId="77777777" w:rsidR="00A932ED" w:rsidRDefault="00A932ED" w:rsidP="00E30FB3">
            <w:r>
              <w:t xml:space="preserve">Inbound Online Contact Us Management covers the receipt, processing and routing of incoming Online Contact Us submissions to the relevant business areas for request fulfilment.  </w:t>
            </w:r>
          </w:p>
          <w:p w14:paraId="010FE89D" w14:textId="77777777" w:rsidR="00A932ED" w:rsidRDefault="00A932ED" w:rsidP="00E30FB3">
            <w:r>
              <w:t>This encompasses:</w:t>
            </w:r>
          </w:p>
          <w:p w14:paraId="5A5B89C7" w14:textId="77777777" w:rsidR="00A932ED" w:rsidRDefault="00A932ED" w:rsidP="00E30FB3">
            <w:pPr>
              <w:pStyle w:val="ListParagraph"/>
              <w:numPr>
                <w:ilvl w:val="0"/>
                <w:numId w:val="14"/>
              </w:numPr>
            </w:pPr>
            <w:r>
              <w:t>Provision of the Online Contact Us form available via the SRO public website</w:t>
            </w:r>
          </w:p>
          <w:p w14:paraId="04C180B9" w14:textId="77777777" w:rsidR="00A932ED" w:rsidRDefault="00A932ED" w:rsidP="005E4767">
            <w:pPr>
              <w:pStyle w:val="ListParagraph"/>
              <w:numPr>
                <w:ilvl w:val="0"/>
                <w:numId w:val="14"/>
              </w:numPr>
            </w:pPr>
            <w:r>
              <w:t>Record and route request to relevant business area, depending on whether the revenue line and/or customer is known or unknown – refer to Customer Applications</w:t>
            </w:r>
          </w:p>
          <w:p w14:paraId="0E73E797" w14:textId="77777777" w:rsidR="00A932ED" w:rsidRDefault="00A932ED" w:rsidP="00E30FB3">
            <w:pPr>
              <w:pStyle w:val="ListParagraph"/>
              <w:numPr>
                <w:ilvl w:val="0"/>
                <w:numId w:val="14"/>
              </w:numPr>
            </w:pPr>
            <w:r>
              <w:t>Handle exceptions</w:t>
            </w:r>
          </w:p>
        </w:tc>
      </w:tr>
      <w:tr w:rsidR="00A932ED" w14:paraId="23D9BD7B" w14:textId="77777777" w:rsidTr="00E30FB3">
        <w:tc>
          <w:tcPr>
            <w:tcW w:w="1809" w:type="dxa"/>
          </w:tcPr>
          <w:p w14:paraId="7B7374B5" w14:textId="77777777" w:rsidR="00A932ED" w:rsidRDefault="00A932ED" w:rsidP="00E30FB3">
            <w:r>
              <w:t>Why</w:t>
            </w:r>
          </w:p>
        </w:tc>
        <w:tc>
          <w:tcPr>
            <w:tcW w:w="7433" w:type="dxa"/>
          </w:tcPr>
          <w:p w14:paraId="1751453C" w14:textId="77777777" w:rsidR="00A932ED" w:rsidRDefault="00A932ED" w:rsidP="005E4767">
            <w:r>
              <w:t xml:space="preserve">Inbound </w:t>
            </w:r>
            <w:r w:rsidR="005E4767">
              <w:t>Online Contact Us</w:t>
            </w:r>
            <w:r>
              <w:t xml:space="preserve"> Management enables SRO to manage incoming </w:t>
            </w:r>
            <w:r w:rsidR="005E4767">
              <w:t>Online Contact Us submissions</w:t>
            </w:r>
            <w:r>
              <w:t xml:space="preserve"> in an effective and efficient manner</w:t>
            </w:r>
          </w:p>
        </w:tc>
      </w:tr>
      <w:tr w:rsidR="00A932ED" w14:paraId="55D31C2D" w14:textId="77777777" w:rsidTr="00E30FB3">
        <w:tc>
          <w:tcPr>
            <w:tcW w:w="1809" w:type="dxa"/>
          </w:tcPr>
          <w:p w14:paraId="7346D160" w14:textId="77777777" w:rsidR="00A932ED" w:rsidRDefault="00A932ED" w:rsidP="00E30FB3">
            <w:r>
              <w:t>Who</w:t>
            </w:r>
          </w:p>
        </w:tc>
        <w:tc>
          <w:tcPr>
            <w:tcW w:w="7433" w:type="dxa"/>
          </w:tcPr>
          <w:p w14:paraId="7EDB4AD4" w14:textId="77777777" w:rsidR="00A932ED" w:rsidRDefault="00A932ED" w:rsidP="00E30FB3">
            <w:r>
              <w:t>SRO:</w:t>
            </w:r>
          </w:p>
          <w:p w14:paraId="3DD2AA11" w14:textId="77777777" w:rsidR="00A932ED" w:rsidRDefault="005E4767" w:rsidP="00E30FB3">
            <w:pPr>
              <w:pStyle w:val="ListParagraph"/>
              <w:numPr>
                <w:ilvl w:val="0"/>
                <w:numId w:val="19"/>
              </w:numPr>
            </w:pPr>
            <w:r>
              <w:rPr>
                <w:color w:val="FF0000"/>
              </w:rPr>
              <w:t>Customer Contact Centre?</w:t>
            </w:r>
          </w:p>
        </w:tc>
      </w:tr>
      <w:tr w:rsidR="00A932ED" w14:paraId="6ADB653B" w14:textId="77777777" w:rsidTr="00E30FB3">
        <w:tc>
          <w:tcPr>
            <w:tcW w:w="1809" w:type="dxa"/>
          </w:tcPr>
          <w:p w14:paraId="1EECC790" w14:textId="77777777" w:rsidR="00A932ED" w:rsidRDefault="005E4767" w:rsidP="00E30FB3">
            <w:r>
              <w:t>How</w:t>
            </w:r>
          </w:p>
        </w:tc>
        <w:tc>
          <w:tcPr>
            <w:tcW w:w="7433" w:type="dxa"/>
          </w:tcPr>
          <w:p w14:paraId="7CB09149" w14:textId="77777777" w:rsidR="00A932ED" w:rsidRDefault="005E4767" w:rsidP="00E30FB3">
            <w:r>
              <w:t>Online Contact Us form is in e-Business</w:t>
            </w:r>
          </w:p>
          <w:p w14:paraId="1CC2A3A5" w14:textId="77777777" w:rsidR="005E4767" w:rsidRDefault="005E4767" w:rsidP="00E30FB3">
            <w:r>
              <w:t>Submissions go to relevant Notes Inboxes for processing</w:t>
            </w:r>
          </w:p>
          <w:p w14:paraId="720CA9CF" w14:textId="77777777" w:rsidR="005E4767" w:rsidRDefault="005E4767" w:rsidP="00E30FB3">
            <w:r>
              <w:t>Requests are created as e-Sys Action items, which are reported on for KPI management purposes</w:t>
            </w:r>
          </w:p>
        </w:tc>
      </w:tr>
    </w:tbl>
    <w:p w14:paraId="7DC76C29" w14:textId="77777777" w:rsidR="00A932ED" w:rsidRPr="00A932ED" w:rsidRDefault="00A932ED" w:rsidP="00A932ED"/>
    <w:p w14:paraId="668D581A" w14:textId="77777777" w:rsidR="008A6408" w:rsidRDefault="008A6408" w:rsidP="008A6408">
      <w:pPr>
        <w:pStyle w:val="Heading3"/>
      </w:pPr>
      <w:bookmarkStart w:id="115" w:name="_Toc67062766"/>
      <w:r>
        <w:t>Outbound Customer Contact</w:t>
      </w:r>
      <w:bookmarkEnd w:id="11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D53697" w14:paraId="65B7B9D9" w14:textId="77777777" w:rsidTr="00E30FB3">
        <w:tc>
          <w:tcPr>
            <w:tcW w:w="1809" w:type="dxa"/>
          </w:tcPr>
          <w:p w14:paraId="5779DD59" w14:textId="77777777" w:rsidR="00D53697" w:rsidRDefault="00D53697" w:rsidP="00E30FB3">
            <w:r>
              <w:t>What</w:t>
            </w:r>
          </w:p>
        </w:tc>
        <w:tc>
          <w:tcPr>
            <w:tcW w:w="7433" w:type="dxa"/>
          </w:tcPr>
          <w:p w14:paraId="792D7B7E" w14:textId="77777777" w:rsidR="00D53697" w:rsidRDefault="00D53697" w:rsidP="00E30FB3">
            <w:r>
              <w:t xml:space="preserve">Outbound Customer Contact covers the handling of outbound communications to SRO Customers.   </w:t>
            </w:r>
          </w:p>
          <w:p w14:paraId="60E77AA5" w14:textId="77777777" w:rsidR="00D53697" w:rsidRDefault="00D53697" w:rsidP="00E30FB3">
            <w:r>
              <w:t>This encompasses:</w:t>
            </w:r>
          </w:p>
          <w:p w14:paraId="2B58FF1C" w14:textId="77777777" w:rsidR="009545CF" w:rsidRDefault="009545CF" w:rsidP="00E30FB3">
            <w:pPr>
              <w:pStyle w:val="ListParagraph"/>
              <w:numPr>
                <w:ilvl w:val="0"/>
                <w:numId w:val="1"/>
              </w:numPr>
            </w:pPr>
            <w:r>
              <w:t>Document Generation</w:t>
            </w:r>
          </w:p>
          <w:p w14:paraId="103F8F9F" w14:textId="77777777" w:rsidR="00D53697" w:rsidRDefault="00D53697" w:rsidP="00E30FB3">
            <w:pPr>
              <w:pStyle w:val="ListParagraph"/>
              <w:numPr>
                <w:ilvl w:val="0"/>
                <w:numId w:val="1"/>
              </w:numPr>
            </w:pPr>
            <w:r>
              <w:t>Hardcopy Correspondence Management</w:t>
            </w:r>
          </w:p>
          <w:p w14:paraId="71756DF2" w14:textId="77777777" w:rsidR="00D53697" w:rsidRDefault="00D53697" w:rsidP="00E30FB3">
            <w:pPr>
              <w:pStyle w:val="ListParagraph"/>
              <w:numPr>
                <w:ilvl w:val="0"/>
                <w:numId w:val="1"/>
              </w:numPr>
            </w:pPr>
            <w:r>
              <w:t>Email Correspondence Management</w:t>
            </w:r>
          </w:p>
          <w:p w14:paraId="4107DD0B" w14:textId="77777777" w:rsidR="00D53697" w:rsidRDefault="00D53697" w:rsidP="00E30FB3">
            <w:pPr>
              <w:pStyle w:val="ListParagraph"/>
              <w:numPr>
                <w:ilvl w:val="0"/>
                <w:numId w:val="1"/>
              </w:numPr>
            </w:pPr>
            <w:r>
              <w:t xml:space="preserve">Outbound Call </w:t>
            </w:r>
            <w:commentRangeStart w:id="116"/>
            <w:r>
              <w:t>Management</w:t>
            </w:r>
            <w:commentRangeEnd w:id="116"/>
            <w:r w:rsidR="00BF5626">
              <w:rPr>
                <w:rStyle w:val="CommentReference"/>
              </w:rPr>
              <w:commentReference w:id="116"/>
            </w:r>
          </w:p>
        </w:tc>
      </w:tr>
      <w:tr w:rsidR="00D53697" w14:paraId="75BE9856" w14:textId="77777777" w:rsidTr="00E30FB3">
        <w:tc>
          <w:tcPr>
            <w:tcW w:w="1809" w:type="dxa"/>
          </w:tcPr>
          <w:p w14:paraId="5461A547" w14:textId="77777777" w:rsidR="00D53697" w:rsidRDefault="00D53697" w:rsidP="00E30FB3">
            <w:r>
              <w:t>Why</w:t>
            </w:r>
          </w:p>
        </w:tc>
        <w:tc>
          <w:tcPr>
            <w:tcW w:w="7433" w:type="dxa"/>
          </w:tcPr>
          <w:p w14:paraId="410E80C4" w14:textId="77777777" w:rsidR="00D53697" w:rsidRDefault="00D53697" w:rsidP="00E30FB3">
            <w:r>
              <w:t>Outbound Customer Contact enables SRO to:</w:t>
            </w:r>
          </w:p>
          <w:p w14:paraId="646EAF3A" w14:textId="77777777" w:rsidR="00D53697" w:rsidRDefault="00BD4C03" w:rsidP="00E30FB3">
            <w:pPr>
              <w:pStyle w:val="ListParagraph"/>
              <w:numPr>
                <w:ilvl w:val="0"/>
                <w:numId w:val="2"/>
              </w:numPr>
            </w:pPr>
            <w:r>
              <w:t>Record and send outbound written correspondence</w:t>
            </w:r>
          </w:p>
          <w:p w14:paraId="05451D9D" w14:textId="77777777" w:rsidR="00BD4C03" w:rsidRDefault="00BD4C03" w:rsidP="00E30FB3">
            <w:pPr>
              <w:pStyle w:val="ListParagraph"/>
              <w:numPr>
                <w:ilvl w:val="0"/>
                <w:numId w:val="2"/>
              </w:numPr>
            </w:pPr>
            <w:r>
              <w:t xml:space="preserve">Physically print, envelop and post hardcopy </w:t>
            </w:r>
          </w:p>
          <w:p w14:paraId="478DC5D5" w14:textId="77777777" w:rsidR="00D53697" w:rsidRDefault="00D53697" w:rsidP="00E30FB3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Setup and route the customer request to appropriate workflow for fulfilment</w:t>
            </w:r>
          </w:p>
          <w:p w14:paraId="24EB6641" w14:textId="77777777" w:rsidR="00D53697" w:rsidRDefault="00D53697" w:rsidP="00E30FB3">
            <w:pPr>
              <w:pStyle w:val="ListParagraph"/>
              <w:numPr>
                <w:ilvl w:val="0"/>
                <w:numId w:val="2"/>
              </w:numPr>
            </w:pPr>
            <w:r>
              <w:t>Enable streamlined and customised online customer transactions for specific revenue lines</w:t>
            </w:r>
          </w:p>
        </w:tc>
      </w:tr>
      <w:tr w:rsidR="00D53697" w14:paraId="219D2341" w14:textId="77777777" w:rsidTr="00E30FB3">
        <w:tc>
          <w:tcPr>
            <w:tcW w:w="1809" w:type="dxa"/>
          </w:tcPr>
          <w:p w14:paraId="2BE71B72" w14:textId="77777777" w:rsidR="00D53697" w:rsidRDefault="00D53697" w:rsidP="00E30FB3">
            <w:r>
              <w:lastRenderedPageBreak/>
              <w:t>Who</w:t>
            </w:r>
          </w:p>
        </w:tc>
        <w:tc>
          <w:tcPr>
            <w:tcW w:w="7433" w:type="dxa"/>
          </w:tcPr>
          <w:p w14:paraId="5C14B629" w14:textId="77777777" w:rsidR="00D53697" w:rsidRDefault="00D53697" w:rsidP="00E30FB3">
            <w:r>
              <w:t>See Customer Management</w:t>
            </w:r>
          </w:p>
        </w:tc>
      </w:tr>
      <w:tr w:rsidR="00D53697" w14:paraId="5A94ECE9" w14:textId="77777777" w:rsidTr="00E30FB3">
        <w:tc>
          <w:tcPr>
            <w:tcW w:w="1809" w:type="dxa"/>
          </w:tcPr>
          <w:p w14:paraId="245E3EB8" w14:textId="77777777" w:rsidR="00D53697" w:rsidRDefault="00D53697" w:rsidP="00E30FB3"/>
        </w:tc>
        <w:tc>
          <w:tcPr>
            <w:tcW w:w="7433" w:type="dxa"/>
          </w:tcPr>
          <w:p w14:paraId="4E98E4F8" w14:textId="77777777" w:rsidR="00D53697" w:rsidRDefault="00D53697" w:rsidP="00E30FB3"/>
        </w:tc>
      </w:tr>
    </w:tbl>
    <w:p w14:paraId="1E51994A" w14:textId="77777777" w:rsidR="00D53697" w:rsidRDefault="00D53697" w:rsidP="00D53697"/>
    <w:p w14:paraId="3B725BEA" w14:textId="77777777" w:rsidR="009545CF" w:rsidRDefault="009545CF" w:rsidP="009545CF">
      <w:pPr>
        <w:pStyle w:val="Heading4"/>
      </w:pPr>
      <w:bookmarkStart w:id="117" w:name="_Toc67062767"/>
      <w:r>
        <w:t>Document Generation</w:t>
      </w:r>
      <w:bookmarkEnd w:id="117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9545CF" w14:paraId="248A9120" w14:textId="77777777" w:rsidTr="00E30FB3">
        <w:tc>
          <w:tcPr>
            <w:tcW w:w="1809" w:type="dxa"/>
          </w:tcPr>
          <w:p w14:paraId="2D3CE40B" w14:textId="77777777" w:rsidR="009545CF" w:rsidRDefault="009545CF" w:rsidP="00E30FB3">
            <w:r>
              <w:t>What</w:t>
            </w:r>
          </w:p>
        </w:tc>
        <w:tc>
          <w:tcPr>
            <w:tcW w:w="7433" w:type="dxa"/>
          </w:tcPr>
          <w:p w14:paraId="14055124" w14:textId="77777777" w:rsidR="009545CF" w:rsidRDefault="009545CF" w:rsidP="00E30FB3">
            <w:r>
              <w:t xml:space="preserve">Document Generation covers the creation of a templated Customer-facing document.   </w:t>
            </w:r>
          </w:p>
          <w:p w14:paraId="2B068F12" w14:textId="77777777" w:rsidR="009545CF" w:rsidRDefault="009545CF" w:rsidP="00E30FB3">
            <w:r>
              <w:t>This encompasses:</w:t>
            </w:r>
          </w:p>
          <w:p w14:paraId="35AB79D6" w14:textId="77777777" w:rsidR="009545CF" w:rsidRDefault="009545CF" w:rsidP="00E30FB3">
            <w:pPr>
              <w:pStyle w:val="ListParagraph"/>
              <w:numPr>
                <w:ilvl w:val="0"/>
                <w:numId w:val="1"/>
              </w:numPr>
            </w:pPr>
            <w:r>
              <w:t>Create and maintain document templates with auto-populated data fields and generic content, formatting and logos/imagery</w:t>
            </w:r>
          </w:p>
          <w:p w14:paraId="0E6DC77C" w14:textId="77777777" w:rsidR="009545CF" w:rsidRDefault="009545CF" w:rsidP="00E30FB3">
            <w:pPr>
              <w:pStyle w:val="ListParagraph"/>
              <w:numPr>
                <w:ilvl w:val="0"/>
                <w:numId w:val="1"/>
              </w:numPr>
            </w:pPr>
            <w:r>
              <w:t>Generate document based on user demand, event trigger or scheduled batch processes</w:t>
            </w:r>
          </w:p>
        </w:tc>
      </w:tr>
      <w:tr w:rsidR="009545CF" w14:paraId="26799D29" w14:textId="77777777" w:rsidTr="00E30FB3">
        <w:tc>
          <w:tcPr>
            <w:tcW w:w="1809" w:type="dxa"/>
          </w:tcPr>
          <w:p w14:paraId="72EE517D" w14:textId="77777777" w:rsidR="009545CF" w:rsidRDefault="009545CF" w:rsidP="00E30FB3">
            <w:r>
              <w:t>Why</w:t>
            </w:r>
          </w:p>
        </w:tc>
        <w:tc>
          <w:tcPr>
            <w:tcW w:w="7433" w:type="dxa"/>
          </w:tcPr>
          <w:p w14:paraId="3BB91296" w14:textId="77777777" w:rsidR="009545CF" w:rsidRDefault="009545CF" w:rsidP="00E30FB3">
            <w:r>
              <w:t>Document Generation enables SRO to:</w:t>
            </w:r>
          </w:p>
          <w:p w14:paraId="460AC6CE" w14:textId="77777777" w:rsidR="009545CF" w:rsidRDefault="00F62220" w:rsidP="00F62220">
            <w:pPr>
              <w:pStyle w:val="ListParagraph"/>
              <w:numPr>
                <w:ilvl w:val="0"/>
                <w:numId w:val="2"/>
              </w:numPr>
            </w:pPr>
            <w:r>
              <w:t>Streamline the creation of</w:t>
            </w:r>
            <w:r w:rsidR="009545CF">
              <w:t xml:space="preserve"> Customer-facing documents using approved, standardised templates</w:t>
            </w:r>
            <w:r w:rsidR="00EB1DF2">
              <w:t>, including high volume documents such as Assessment Notices</w:t>
            </w:r>
          </w:p>
        </w:tc>
      </w:tr>
      <w:tr w:rsidR="009545CF" w14:paraId="143D8EE7" w14:textId="77777777" w:rsidTr="00E30FB3">
        <w:tc>
          <w:tcPr>
            <w:tcW w:w="1809" w:type="dxa"/>
          </w:tcPr>
          <w:p w14:paraId="228EFCF2" w14:textId="77777777" w:rsidR="009545CF" w:rsidRDefault="009545CF" w:rsidP="00E30FB3">
            <w:r>
              <w:t>Who</w:t>
            </w:r>
          </w:p>
        </w:tc>
        <w:tc>
          <w:tcPr>
            <w:tcW w:w="7433" w:type="dxa"/>
          </w:tcPr>
          <w:p w14:paraId="628A9B97" w14:textId="77777777" w:rsidR="00EB1DF2" w:rsidRDefault="00EB1DF2" w:rsidP="00EB1DF2">
            <w:r>
              <w:t>SRO:</w:t>
            </w:r>
          </w:p>
          <w:p w14:paraId="7A7FDB39" w14:textId="77777777" w:rsidR="00EB1DF2" w:rsidRDefault="00EB1DF2" w:rsidP="00EB1DF2">
            <w:pPr>
              <w:pStyle w:val="ListParagraph"/>
              <w:numPr>
                <w:ilvl w:val="0"/>
                <w:numId w:val="3"/>
              </w:numPr>
            </w:pPr>
            <w:r>
              <w:t>Operations</w:t>
            </w:r>
          </w:p>
          <w:p w14:paraId="160A2514" w14:textId="77777777" w:rsidR="00EB1DF2" w:rsidRDefault="00EB1DF2" w:rsidP="00EB1DF2">
            <w:pPr>
              <w:pStyle w:val="ListParagraph"/>
              <w:numPr>
                <w:ilvl w:val="0"/>
                <w:numId w:val="3"/>
              </w:numPr>
            </w:pPr>
            <w:r>
              <w:t>Compliance</w:t>
            </w:r>
          </w:p>
          <w:p w14:paraId="1E3D1E0D" w14:textId="6C4E4561" w:rsidR="00EB1DF2" w:rsidRDefault="00EB1DF2" w:rsidP="00EB1DF2">
            <w:pPr>
              <w:pStyle w:val="ListParagraph"/>
              <w:numPr>
                <w:ilvl w:val="0"/>
                <w:numId w:val="3"/>
              </w:numPr>
              <w:rPr>
                <w:ins w:id="118" w:author="Brendan Harrison" w:date="2021-03-16T08:00:00Z"/>
              </w:rPr>
            </w:pPr>
            <w:r>
              <w:t>Corporate Affairs</w:t>
            </w:r>
          </w:p>
          <w:p w14:paraId="11C87FB2" w14:textId="65F24CC1" w:rsidR="00BF5626" w:rsidRDefault="00BF5626" w:rsidP="00EB1DF2">
            <w:pPr>
              <w:pStyle w:val="ListParagraph"/>
              <w:numPr>
                <w:ilvl w:val="0"/>
                <w:numId w:val="3"/>
              </w:numPr>
              <w:rPr>
                <w:ins w:id="119" w:author="Brendan Harrison" w:date="2021-03-16T08:00:00Z"/>
              </w:rPr>
            </w:pPr>
            <w:ins w:id="120" w:author="Brendan Harrison" w:date="2021-03-16T08:00:00Z">
              <w:r>
                <w:t>TARB</w:t>
              </w:r>
            </w:ins>
          </w:p>
          <w:p w14:paraId="1B777BF4" w14:textId="02F64EAD" w:rsidR="00BF5626" w:rsidRDefault="00BF5626" w:rsidP="00EB1DF2">
            <w:pPr>
              <w:pStyle w:val="ListParagraph"/>
              <w:numPr>
                <w:ilvl w:val="0"/>
                <w:numId w:val="3"/>
              </w:numPr>
              <w:rPr>
                <w:ins w:id="121" w:author="Brendan Harrison" w:date="2021-03-16T08:00:00Z"/>
              </w:rPr>
            </w:pPr>
            <w:ins w:id="122" w:author="Brendan Harrison" w:date="2021-03-16T08:00:00Z">
              <w:r>
                <w:t>Legal</w:t>
              </w:r>
            </w:ins>
          </w:p>
          <w:p w14:paraId="3E34E6BD" w14:textId="16B1BB7D" w:rsidR="00BF5626" w:rsidRDefault="00BF5626" w:rsidP="00EB1DF2">
            <w:pPr>
              <w:pStyle w:val="ListParagraph"/>
              <w:numPr>
                <w:ilvl w:val="0"/>
                <w:numId w:val="3"/>
              </w:numPr>
            </w:pPr>
            <w:commentRangeStart w:id="123"/>
            <w:ins w:id="124" w:author="Brendan Harrison" w:date="2021-03-16T08:00:00Z">
              <w:r>
                <w:t>Finance</w:t>
              </w:r>
              <w:commentRangeEnd w:id="123"/>
              <w:r>
                <w:rPr>
                  <w:rStyle w:val="CommentReference"/>
                </w:rPr>
                <w:commentReference w:id="123"/>
              </w:r>
            </w:ins>
          </w:p>
          <w:p w14:paraId="29B68B87" w14:textId="77777777" w:rsidR="00EB1DF2" w:rsidRDefault="00EB1DF2" w:rsidP="00EB1DF2">
            <w:r>
              <w:t>External:</w:t>
            </w:r>
          </w:p>
          <w:p w14:paraId="5B13735D" w14:textId="66EF1BE8" w:rsidR="009545CF" w:rsidRDefault="00EB1DF2" w:rsidP="00EB1DF2">
            <w:pPr>
              <w:pStyle w:val="ListParagraph"/>
              <w:numPr>
                <w:ilvl w:val="0"/>
                <w:numId w:val="3"/>
              </w:numPr>
            </w:pPr>
            <w:r>
              <w:t xml:space="preserve">External Mail House </w:t>
            </w:r>
            <w:del w:id="125" w:author="Brendan Harrison" w:date="2021-03-16T08:02:00Z">
              <w:r w:rsidDel="00BF5626">
                <w:delText>-</w:delText>
              </w:r>
            </w:del>
            <w:ins w:id="126" w:author="Brendan Harrison" w:date="2021-03-16T08:02:00Z">
              <w:r w:rsidR="00BF5626">
                <w:t>–</w:t>
              </w:r>
            </w:ins>
            <w:r>
              <w:t xml:space="preserve"> Bluestar</w:t>
            </w:r>
          </w:p>
        </w:tc>
      </w:tr>
      <w:tr w:rsidR="009545CF" w14:paraId="3C62DA10" w14:textId="77777777" w:rsidTr="00E30FB3">
        <w:tc>
          <w:tcPr>
            <w:tcW w:w="1809" w:type="dxa"/>
          </w:tcPr>
          <w:p w14:paraId="189FFEC6" w14:textId="77777777" w:rsidR="009545CF" w:rsidRDefault="009545CF" w:rsidP="00E30FB3"/>
        </w:tc>
        <w:tc>
          <w:tcPr>
            <w:tcW w:w="7433" w:type="dxa"/>
          </w:tcPr>
          <w:p w14:paraId="4CFDB703" w14:textId="77777777" w:rsidR="009545CF" w:rsidRDefault="009545CF" w:rsidP="00E30FB3"/>
        </w:tc>
      </w:tr>
    </w:tbl>
    <w:p w14:paraId="375467D6" w14:textId="77777777" w:rsidR="009545CF" w:rsidRPr="00D53697" w:rsidRDefault="009545CF" w:rsidP="00D53697"/>
    <w:p w14:paraId="3C205648" w14:textId="77777777" w:rsidR="008A6408" w:rsidRDefault="008A6408" w:rsidP="008A6408">
      <w:pPr>
        <w:pStyle w:val="Heading4"/>
      </w:pPr>
      <w:bookmarkStart w:id="127" w:name="_Toc67062768"/>
      <w:r>
        <w:t xml:space="preserve">Hardcopy </w:t>
      </w:r>
      <w:proofErr w:type="spellStart"/>
      <w:r>
        <w:t>Co</w:t>
      </w:r>
      <w:r w:rsidR="00820639">
        <w:t>r</w:t>
      </w:r>
      <w:r>
        <w:t>ro</w:t>
      </w:r>
      <w:proofErr w:type="spellEnd"/>
      <w:r>
        <w:t xml:space="preserve"> Management</w:t>
      </w:r>
      <w:bookmarkEnd w:id="127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8"/>
        <w:gridCol w:w="7248"/>
      </w:tblGrid>
      <w:tr w:rsidR="00BD4C03" w14:paraId="3E908EF0" w14:textId="77777777" w:rsidTr="00E30FB3">
        <w:tc>
          <w:tcPr>
            <w:tcW w:w="1809" w:type="dxa"/>
          </w:tcPr>
          <w:p w14:paraId="3F9AE452" w14:textId="77777777" w:rsidR="00BD4C03" w:rsidRDefault="00BD4C03" w:rsidP="00E30FB3">
            <w:r>
              <w:t>What</w:t>
            </w:r>
          </w:p>
        </w:tc>
        <w:tc>
          <w:tcPr>
            <w:tcW w:w="7433" w:type="dxa"/>
          </w:tcPr>
          <w:p w14:paraId="3435E14D" w14:textId="77777777" w:rsidR="00BD4C03" w:rsidRDefault="00BD4C03" w:rsidP="00E30FB3">
            <w:r>
              <w:t xml:space="preserve">Hardcopy Correspondence Management covers the sending of posted letters to SRO Customers.   </w:t>
            </w:r>
          </w:p>
          <w:p w14:paraId="121113B4" w14:textId="77777777" w:rsidR="00BD4C03" w:rsidRDefault="00BD4C03" w:rsidP="00E30FB3">
            <w:r>
              <w:t>This encompasses:</w:t>
            </w:r>
          </w:p>
          <w:p w14:paraId="342D93DE" w14:textId="77777777" w:rsidR="00BD4C03" w:rsidRDefault="00BD4C03" w:rsidP="00E30FB3">
            <w:pPr>
              <w:pStyle w:val="ListParagraph"/>
              <w:numPr>
                <w:ilvl w:val="0"/>
                <w:numId w:val="1"/>
              </w:numPr>
            </w:pPr>
            <w:r>
              <w:t>Record correspondence details</w:t>
            </w:r>
          </w:p>
          <w:p w14:paraId="538E7D52" w14:textId="77777777" w:rsidR="00BD4C03" w:rsidRDefault="00BD4C03" w:rsidP="00E30FB3">
            <w:pPr>
              <w:pStyle w:val="ListParagraph"/>
              <w:numPr>
                <w:ilvl w:val="0"/>
                <w:numId w:val="1"/>
              </w:numPr>
            </w:pPr>
            <w:r>
              <w:t>Physically print, envelop and post</w:t>
            </w:r>
            <w:r w:rsidR="009545CF">
              <w:t xml:space="preserve"> letter</w:t>
            </w:r>
          </w:p>
          <w:p w14:paraId="1C6A8C2E" w14:textId="77777777" w:rsidR="009545CF" w:rsidRDefault="00BD4C03" w:rsidP="009545CF">
            <w:pPr>
              <w:pStyle w:val="ListParagraph"/>
              <w:numPr>
                <w:ilvl w:val="0"/>
                <w:numId w:val="1"/>
              </w:numPr>
            </w:pPr>
            <w:r>
              <w:t xml:space="preserve">Store electronic copy of correspondence – Refer Customer </w:t>
            </w:r>
            <w:proofErr w:type="spellStart"/>
            <w:r>
              <w:t>Corro</w:t>
            </w:r>
            <w:proofErr w:type="spellEnd"/>
            <w:r>
              <w:t xml:space="preserve"> Repository</w:t>
            </w:r>
          </w:p>
        </w:tc>
      </w:tr>
      <w:tr w:rsidR="00BD4C03" w14:paraId="6AA77465" w14:textId="77777777" w:rsidTr="00E30FB3">
        <w:tc>
          <w:tcPr>
            <w:tcW w:w="1809" w:type="dxa"/>
          </w:tcPr>
          <w:p w14:paraId="4AC858F1" w14:textId="77777777" w:rsidR="00BD4C03" w:rsidRDefault="00BD4C03" w:rsidP="00E30FB3">
            <w:r>
              <w:t>Why</w:t>
            </w:r>
          </w:p>
        </w:tc>
        <w:tc>
          <w:tcPr>
            <w:tcW w:w="7433" w:type="dxa"/>
          </w:tcPr>
          <w:p w14:paraId="0308E188" w14:textId="77777777" w:rsidR="00BD4C03" w:rsidRDefault="00BD4C03" w:rsidP="00E30FB3">
            <w:r>
              <w:t>Hardcopy Correspondence Management enables SRO to send correspondence by post, such as:</w:t>
            </w:r>
          </w:p>
          <w:p w14:paraId="06C0D8EE" w14:textId="77777777" w:rsidR="00BD4C03" w:rsidRDefault="00BD4C03" w:rsidP="00E30FB3">
            <w:pPr>
              <w:pStyle w:val="ListParagraph"/>
              <w:numPr>
                <w:ilvl w:val="0"/>
                <w:numId w:val="2"/>
              </w:numPr>
            </w:pPr>
            <w:r>
              <w:t>Assessment Notices</w:t>
            </w:r>
          </w:p>
          <w:p w14:paraId="2F4ED09F" w14:textId="77777777" w:rsidR="00BD4C03" w:rsidRDefault="00BD4C03" w:rsidP="00E30FB3">
            <w:pPr>
              <w:pStyle w:val="ListParagraph"/>
              <w:numPr>
                <w:ilvl w:val="0"/>
                <w:numId w:val="2"/>
              </w:numPr>
            </w:pPr>
            <w:r>
              <w:t>Reminder/Follow up/Late Payment Notices or Letters</w:t>
            </w:r>
          </w:p>
          <w:p w14:paraId="7DA62A08" w14:textId="77777777" w:rsidR="00BD4C03" w:rsidRDefault="00BD4C03" w:rsidP="00BD4C03">
            <w:pPr>
              <w:pStyle w:val="ListParagraph"/>
              <w:numPr>
                <w:ilvl w:val="0"/>
                <w:numId w:val="2"/>
              </w:numPr>
            </w:pPr>
            <w:r>
              <w:t>Formal correspondence relating to Objections, Private Rulings, Litigation, Investigations, Recovery actions etc.</w:t>
            </w:r>
          </w:p>
        </w:tc>
      </w:tr>
      <w:tr w:rsidR="00BD4C03" w14:paraId="0545E204" w14:textId="77777777" w:rsidTr="00E30FB3">
        <w:tc>
          <w:tcPr>
            <w:tcW w:w="1809" w:type="dxa"/>
          </w:tcPr>
          <w:p w14:paraId="3529361C" w14:textId="77777777" w:rsidR="00BD4C03" w:rsidRDefault="00BD4C03" w:rsidP="00E30FB3">
            <w:r>
              <w:t>Who</w:t>
            </w:r>
          </w:p>
        </w:tc>
        <w:tc>
          <w:tcPr>
            <w:tcW w:w="7433" w:type="dxa"/>
          </w:tcPr>
          <w:p w14:paraId="090DADD6" w14:textId="77777777" w:rsidR="00EB1DF2" w:rsidRDefault="00EB1DF2" w:rsidP="00EB1DF2">
            <w:r>
              <w:t>SRO:</w:t>
            </w:r>
          </w:p>
          <w:p w14:paraId="6CD2A02A" w14:textId="77777777" w:rsidR="00EB1DF2" w:rsidRDefault="00EB1DF2" w:rsidP="00EB1DF2">
            <w:pPr>
              <w:pStyle w:val="ListParagraph"/>
              <w:numPr>
                <w:ilvl w:val="0"/>
                <w:numId w:val="3"/>
              </w:numPr>
            </w:pPr>
            <w:r>
              <w:t>Operations</w:t>
            </w:r>
          </w:p>
          <w:p w14:paraId="675758A7" w14:textId="493BE8E0" w:rsidR="00EB1DF2" w:rsidRDefault="00EB1DF2" w:rsidP="00EB1DF2">
            <w:pPr>
              <w:pStyle w:val="ListParagraph"/>
              <w:numPr>
                <w:ilvl w:val="0"/>
                <w:numId w:val="3"/>
              </w:numPr>
              <w:rPr>
                <w:ins w:id="128" w:author="Brendan Harrison" w:date="2021-03-16T08:03:00Z"/>
              </w:rPr>
            </w:pPr>
            <w:r>
              <w:t>Compliance</w:t>
            </w:r>
          </w:p>
          <w:p w14:paraId="1A61AEA5" w14:textId="0F6F51A2" w:rsidR="00BF5626" w:rsidRDefault="00BF5626" w:rsidP="00EB1DF2">
            <w:pPr>
              <w:pStyle w:val="ListParagraph"/>
              <w:numPr>
                <w:ilvl w:val="0"/>
                <w:numId w:val="3"/>
              </w:numPr>
              <w:rPr>
                <w:ins w:id="129" w:author="Brendan Harrison" w:date="2021-03-16T08:03:00Z"/>
              </w:rPr>
            </w:pPr>
            <w:ins w:id="130" w:author="Brendan Harrison" w:date="2021-03-16T08:03:00Z">
              <w:r>
                <w:t>TARB</w:t>
              </w:r>
            </w:ins>
          </w:p>
          <w:p w14:paraId="3C9B6F32" w14:textId="641F667A" w:rsidR="00BF5626" w:rsidRDefault="00BF5626" w:rsidP="00EB1DF2">
            <w:pPr>
              <w:pStyle w:val="ListParagraph"/>
              <w:numPr>
                <w:ilvl w:val="0"/>
                <w:numId w:val="3"/>
              </w:numPr>
            </w:pPr>
            <w:ins w:id="131" w:author="Brendan Harrison" w:date="2021-03-16T08:03:00Z">
              <w:r>
                <w:lastRenderedPageBreak/>
                <w:t>Legal etc</w:t>
              </w:r>
            </w:ins>
          </w:p>
          <w:p w14:paraId="1CF0E001" w14:textId="77777777" w:rsidR="00EB1DF2" w:rsidRDefault="00EB1DF2" w:rsidP="00EB1DF2">
            <w:r>
              <w:t>External:</w:t>
            </w:r>
          </w:p>
          <w:p w14:paraId="5FCE37F7" w14:textId="0CCA556D" w:rsidR="00BD4C03" w:rsidRDefault="00EB1DF2" w:rsidP="00EB1DF2">
            <w:pPr>
              <w:pStyle w:val="ListParagraph"/>
              <w:numPr>
                <w:ilvl w:val="0"/>
                <w:numId w:val="20"/>
              </w:numPr>
            </w:pPr>
            <w:r>
              <w:t xml:space="preserve">External Mail House </w:t>
            </w:r>
            <w:del w:id="132" w:author="Brendan Harrison" w:date="2021-03-16T08:02:00Z">
              <w:r w:rsidDel="00BF5626">
                <w:delText>-</w:delText>
              </w:r>
            </w:del>
            <w:ins w:id="133" w:author="Brendan Harrison" w:date="2021-03-16T08:02:00Z">
              <w:r w:rsidR="00BF5626">
                <w:t>–</w:t>
              </w:r>
            </w:ins>
            <w:r>
              <w:t xml:space="preserve"> Bluestar</w:t>
            </w:r>
          </w:p>
        </w:tc>
      </w:tr>
      <w:tr w:rsidR="00BD4C03" w14:paraId="79A1FFFF" w14:textId="77777777" w:rsidTr="00E30FB3">
        <w:tc>
          <w:tcPr>
            <w:tcW w:w="1809" w:type="dxa"/>
          </w:tcPr>
          <w:p w14:paraId="64FC5A6A" w14:textId="77777777" w:rsidR="00BD4C03" w:rsidRDefault="00BD4C03" w:rsidP="00E30FB3"/>
        </w:tc>
        <w:tc>
          <w:tcPr>
            <w:tcW w:w="7433" w:type="dxa"/>
          </w:tcPr>
          <w:p w14:paraId="40257FBB" w14:textId="77777777" w:rsidR="00BD4C03" w:rsidRDefault="00BD4C03" w:rsidP="00E30FB3"/>
        </w:tc>
      </w:tr>
    </w:tbl>
    <w:p w14:paraId="56E6DC63" w14:textId="77777777" w:rsidR="00BD4C03" w:rsidRPr="00BD4C03" w:rsidRDefault="00BD4C03" w:rsidP="00BD4C03"/>
    <w:p w14:paraId="71A19A74" w14:textId="77777777" w:rsidR="008A6408" w:rsidRDefault="008A6408" w:rsidP="008A6408">
      <w:pPr>
        <w:pStyle w:val="Heading4"/>
      </w:pPr>
      <w:bookmarkStart w:id="134" w:name="_Toc67062769"/>
      <w:r>
        <w:t xml:space="preserve">Email </w:t>
      </w:r>
      <w:proofErr w:type="spellStart"/>
      <w:r>
        <w:t>Corro</w:t>
      </w:r>
      <w:proofErr w:type="spellEnd"/>
      <w:r>
        <w:t xml:space="preserve"> Management</w:t>
      </w:r>
      <w:bookmarkEnd w:id="13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246"/>
      </w:tblGrid>
      <w:tr w:rsidR="00BD4C03" w14:paraId="2639689F" w14:textId="77777777" w:rsidTr="00E30FB3">
        <w:tc>
          <w:tcPr>
            <w:tcW w:w="1809" w:type="dxa"/>
          </w:tcPr>
          <w:p w14:paraId="5FAF41D6" w14:textId="77777777" w:rsidR="00BD4C03" w:rsidRDefault="00BD4C03" w:rsidP="00E30FB3">
            <w:r>
              <w:t>What</w:t>
            </w:r>
          </w:p>
        </w:tc>
        <w:tc>
          <w:tcPr>
            <w:tcW w:w="7433" w:type="dxa"/>
          </w:tcPr>
          <w:p w14:paraId="617D8595" w14:textId="77777777" w:rsidR="00BD4C03" w:rsidRDefault="00A501AF" w:rsidP="00E30FB3">
            <w:r>
              <w:t>Email</w:t>
            </w:r>
            <w:r w:rsidR="00BD4C03">
              <w:t xml:space="preserve"> Correspondence Management covers the </w:t>
            </w:r>
            <w:r>
              <w:t xml:space="preserve">creating and </w:t>
            </w:r>
            <w:r w:rsidR="00BD4C03">
              <w:t xml:space="preserve">sending of </w:t>
            </w:r>
            <w:r>
              <w:t>emails</w:t>
            </w:r>
            <w:r w:rsidR="00BD4C03">
              <w:t xml:space="preserve"> to SRO Customers.   </w:t>
            </w:r>
          </w:p>
          <w:p w14:paraId="277A92FA" w14:textId="77777777" w:rsidR="00BD4C03" w:rsidRDefault="00BD4C03" w:rsidP="00E30FB3">
            <w:r>
              <w:t>This encompasses:</w:t>
            </w:r>
          </w:p>
          <w:p w14:paraId="24653F3D" w14:textId="77777777" w:rsidR="00BD4C03" w:rsidRDefault="00A501AF" w:rsidP="00E30FB3">
            <w:pPr>
              <w:pStyle w:val="ListParagraph"/>
              <w:numPr>
                <w:ilvl w:val="0"/>
                <w:numId w:val="1"/>
              </w:numPr>
            </w:pPr>
            <w:r>
              <w:t>Automated email templates with populated data fields, formatting, logos/imagery</w:t>
            </w:r>
          </w:p>
          <w:p w14:paraId="5B37C666" w14:textId="77777777" w:rsidR="00650D65" w:rsidRDefault="00650D65" w:rsidP="00E30FB3">
            <w:pPr>
              <w:pStyle w:val="ListParagraph"/>
              <w:numPr>
                <w:ilvl w:val="0"/>
                <w:numId w:val="1"/>
              </w:numPr>
            </w:pPr>
            <w:r>
              <w:t>Generate and send email based on user demand, event trigger or scheduled batch processes</w:t>
            </w:r>
          </w:p>
          <w:p w14:paraId="05C31C96" w14:textId="77777777" w:rsidR="00A501AF" w:rsidRDefault="00A501AF" w:rsidP="00E30FB3">
            <w:pPr>
              <w:pStyle w:val="ListParagraph"/>
              <w:numPr>
                <w:ilvl w:val="0"/>
                <w:numId w:val="1"/>
              </w:numPr>
            </w:pPr>
            <w:r>
              <w:t>Manually created</w:t>
            </w:r>
            <w:r w:rsidR="00650D65">
              <w:t xml:space="preserve"> and sent </w:t>
            </w:r>
            <w:r>
              <w:t>emails</w:t>
            </w:r>
          </w:p>
          <w:p w14:paraId="292C5EB1" w14:textId="77777777" w:rsidR="00BD4C03" w:rsidRDefault="00BD4C03" w:rsidP="00650D65">
            <w:pPr>
              <w:pStyle w:val="ListParagraph"/>
              <w:numPr>
                <w:ilvl w:val="0"/>
                <w:numId w:val="1"/>
              </w:numPr>
            </w:pPr>
            <w:r>
              <w:t xml:space="preserve">Store </w:t>
            </w:r>
            <w:r w:rsidR="00650D65">
              <w:t>copy of email</w:t>
            </w:r>
            <w:r>
              <w:t xml:space="preserve"> – Refer Customer </w:t>
            </w:r>
            <w:proofErr w:type="spellStart"/>
            <w:r>
              <w:t>Corro</w:t>
            </w:r>
            <w:proofErr w:type="spellEnd"/>
            <w:r>
              <w:t xml:space="preserve"> Repository</w:t>
            </w:r>
          </w:p>
        </w:tc>
      </w:tr>
      <w:tr w:rsidR="00BD4C03" w14:paraId="0CED26A9" w14:textId="77777777" w:rsidTr="00E30FB3">
        <w:tc>
          <w:tcPr>
            <w:tcW w:w="1809" w:type="dxa"/>
          </w:tcPr>
          <w:p w14:paraId="036F57B5" w14:textId="77777777" w:rsidR="00BD4C03" w:rsidRDefault="00BD4C03" w:rsidP="00E30FB3">
            <w:r>
              <w:t>Why</w:t>
            </w:r>
          </w:p>
        </w:tc>
        <w:tc>
          <w:tcPr>
            <w:tcW w:w="7433" w:type="dxa"/>
          </w:tcPr>
          <w:p w14:paraId="61847A37" w14:textId="77777777" w:rsidR="00BD4C03" w:rsidRDefault="00650D65" w:rsidP="00E30FB3">
            <w:r>
              <w:t>Email</w:t>
            </w:r>
            <w:r w:rsidR="00BD4C03">
              <w:t xml:space="preserve"> Correspondence Management enables SRO to send </w:t>
            </w:r>
            <w:r>
              <w:t xml:space="preserve">written </w:t>
            </w:r>
            <w:r w:rsidR="00BD4C03">
              <w:t xml:space="preserve">correspondence by </w:t>
            </w:r>
            <w:r>
              <w:t>email</w:t>
            </w:r>
            <w:r w:rsidR="00BD4C03">
              <w:t>, such as:</w:t>
            </w:r>
          </w:p>
          <w:p w14:paraId="32518A6A" w14:textId="77777777" w:rsidR="00BD4C03" w:rsidRDefault="00650D65" w:rsidP="00E30FB3">
            <w:pPr>
              <w:pStyle w:val="ListParagraph"/>
              <w:numPr>
                <w:ilvl w:val="0"/>
                <w:numId w:val="2"/>
              </w:numPr>
            </w:pPr>
            <w:r>
              <w:t>Generic SRO or Revenue Line updates</w:t>
            </w:r>
          </w:p>
          <w:p w14:paraId="7D37D6B3" w14:textId="77777777" w:rsidR="00650D65" w:rsidRDefault="00650D65" w:rsidP="00E30FB3">
            <w:pPr>
              <w:pStyle w:val="ListParagraph"/>
              <w:numPr>
                <w:ilvl w:val="0"/>
                <w:numId w:val="2"/>
              </w:numPr>
            </w:pPr>
            <w:r>
              <w:t>General Revenue Line based reminders</w:t>
            </w:r>
          </w:p>
          <w:p w14:paraId="62349B31" w14:textId="77777777" w:rsidR="00650D65" w:rsidRDefault="00650D65" w:rsidP="00E30FB3">
            <w:pPr>
              <w:pStyle w:val="ListParagraph"/>
              <w:numPr>
                <w:ilvl w:val="0"/>
                <w:numId w:val="2"/>
              </w:numPr>
            </w:pPr>
            <w:r>
              <w:t xml:space="preserve">Revenue Line portal </w:t>
            </w:r>
            <w:r w:rsidR="004976E7">
              <w:t xml:space="preserve">transaction </w:t>
            </w:r>
            <w:r>
              <w:t>based emails</w:t>
            </w:r>
          </w:p>
          <w:p w14:paraId="1732A4E8" w14:textId="77777777" w:rsidR="004976E7" w:rsidRDefault="004976E7" w:rsidP="00E30FB3">
            <w:pPr>
              <w:pStyle w:val="ListParagraph"/>
              <w:numPr>
                <w:ilvl w:val="0"/>
                <w:numId w:val="2"/>
              </w:numPr>
            </w:pPr>
            <w:r>
              <w:t>Specific transaction based emails</w:t>
            </w:r>
          </w:p>
        </w:tc>
      </w:tr>
      <w:tr w:rsidR="00BD4C03" w14:paraId="75A2C3E4" w14:textId="77777777" w:rsidTr="00E30FB3">
        <w:tc>
          <w:tcPr>
            <w:tcW w:w="1809" w:type="dxa"/>
          </w:tcPr>
          <w:p w14:paraId="00F0D4B9" w14:textId="77777777" w:rsidR="00BD4C03" w:rsidRDefault="00BD4C03" w:rsidP="00E30FB3">
            <w:r>
              <w:t>Who</w:t>
            </w:r>
          </w:p>
        </w:tc>
        <w:tc>
          <w:tcPr>
            <w:tcW w:w="7433" w:type="dxa"/>
          </w:tcPr>
          <w:p w14:paraId="321D80F2" w14:textId="77777777" w:rsidR="004976E7" w:rsidRDefault="004976E7" w:rsidP="004976E7">
            <w:r>
              <w:t>SRO:</w:t>
            </w:r>
          </w:p>
          <w:p w14:paraId="30E87F2F" w14:textId="77777777" w:rsidR="004976E7" w:rsidRDefault="004976E7" w:rsidP="004976E7">
            <w:pPr>
              <w:pStyle w:val="ListParagraph"/>
              <w:numPr>
                <w:ilvl w:val="0"/>
                <w:numId w:val="3"/>
              </w:numPr>
            </w:pPr>
            <w:r>
              <w:t>Operations</w:t>
            </w:r>
          </w:p>
          <w:p w14:paraId="6264070D" w14:textId="77777777" w:rsidR="004976E7" w:rsidRDefault="004976E7" w:rsidP="004976E7">
            <w:pPr>
              <w:pStyle w:val="ListParagraph"/>
              <w:numPr>
                <w:ilvl w:val="0"/>
                <w:numId w:val="3"/>
              </w:numPr>
            </w:pPr>
            <w:r>
              <w:t>Compliance</w:t>
            </w:r>
          </w:p>
          <w:p w14:paraId="326F5F2B" w14:textId="77777777" w:rsidR="00BD4C03" w:rsidRDefault="004976E7" w:rsidP="00E30FB3">
            <w:pPr>
              <w:pStyle w:val="ListParagraph"/>
              <w:numPr>
                <w:ilvl w:val="0"/>
                <w:numId w:val="3"/>
              </w:numPr>
            </w:pPr>
            <w:r>
              <w:t xml:space="preserve">Corporate </w:t>
            </w:r>
            <w:commentRangeStart w:id="135"/>
            <w:r>
              <w:t>Affairs</w:t>
            </w:r>
            <w:commentRangeEnd w:id="135"/>
            <w:r w:rsidR="00BF5626">
              <w:rPr>
                <w:rStyle w:val="CommentReference"/>
              </w:rPr>
              <w:commentReference w:id="135"/>
            </w:r>
          </w:p>
        </w:tc>
      </w:tr>
      <w:tr w:rsidR="00BD4C03" w14:paraId="35E42730" w14:textId="77777777" w:rsidTr="00E30FB3">
        <w:tc>
          <w:tcPr>
            <w:tcW w:w="1809" w:type="dxa"/>
          </w:tcPr>
          <w:p w14:paraId="004208C7" w14:textId="77777777" w:rsidR="00BD4C03" w:rsidRDefault="00BD4C03" w:rsidP="00E30FB3"/>
        </w:tc>
        <w:tc>
          <w:tcPr>
            <w:tcW w:w="7433" w:type="dxa"/>
          </w:tcPr>
          <w:p w14:paraId="00577305" w14:textId="77777777" w:rsidR="00BD4C03" w:rsidRDefault="00BD4C03" w:rsidP="00E30FB3"/>
        </w:tc>
      </w:tr>
    </w:tbl>
    <w:p w14:paraId="0CC03046" w14:textId="77777777" w:rsidR="00BD4C03" w:rsidRPr="00BD4C03" w:rsidRDefault="00BD4C03" w:rsidP="00BD4C03"/>
    <w:p w14:paraId="4408A51A" w14:textId="77777777" w:rsidR="008A6408" w:rsidRDefault="008A6408" w:rsidP="008A6408">
      <w:pPr>
        <w:pStyle w:val="Heading4"/>
      </w:pPr>
      <w:bookmarkStart w:id="136" w:name="_Toc67062770"/>
      <w:r>
        <w:t>Outbound Call Management</w:t>
      </w:r>
      <w:bookmarkEnd w:id="13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1"/>
        <w:gridCol w:w="7245"/>
      </w:tblGrid>
      <w:tr w:rsidR="00A501AF" w14:paraId="1FBACC22" w14:textId="77777777" w:rsidTr="00E30FB3">
        <w:tc>
          <w:tcPr>
            <w:tcW w:w="1809" w:type="dxa"/>
          </w:tcPr>
          <w:p w14:paraId="1AB2AEB7" w14:textId="77777777" w:rsidR="00A501AF" w:rsidRDefault="00A501AF" w:rsidP="00E30FB3">
            <w:r>
              <w:t>What</w:t>
            </w:r>
          </w:p>
        </w:tc>
        <w:tc>
          <w:tcPr>
            <w:tcW w:w="7433" w:type="dxa"/>
          </w:tcPr>
          <w:p w14:paraId="53E554E8" w14:textId="77777777" w:rsidR="00A501AF" w:rsidRDefault="00A501AF" w:rsidP="00E30FB3">
            <w:r>
              <w:t>Outbound Call Management</w:t>
            </w:r>
            <w:r w:rsidR="00650D65">
              <w:t xml:space="preserve"> supports the outgoing phone calls made by SRO Customer-facing staff to SRO Customers</w:t>
            </w:r>
            <w:r>
              <w:t xml:space="preserve">.  </w:t>
            </w:r>
          </w:p>
          <w:p w14:paraId="1FF72B7D" w14:textId="77777777" w:rsidR="00A501AF" w:rsidRDefault="00A501AF" w:rsidP="00E30FB3">
            <w:r>
              <w:t>This encompasses:</w:t>
            </w:r>
          </w:p>
          <w:p w14:paraId="684C20C4" w14:textId="77777777" w:rsidR="00A501AF" w:rsidRDefault="00650D65" w:rsidP="00E30FB3">
            <w:pPr>
              <w:pStyle w:val="ListParagraph"/>
              <w:numPr>
                <w:ilvl w:val="0"/>
                <w:numId w:val="18"/>
              </w:numPr>
            </w:pPr>
            <w:r>
              <w:t>Record call details</w:t>
            </w:r>
          </w:p>
          <w:p w14:paraId="4B91EE8C" w14:textId="77777777" w:rsidR="00A501AF" w:rsidRDefault="00650D65" w:rsidP="00E30FB3">
            <w:pPr>
              <w:pStyle w:val="ListParagraph"/>
              <w:numPr>
                <w:ilvl w:val="0"/>
                <w:numId w:val="14"/>
              </w:numPr>
            </w:pPr>
            <w:r>
              <w:t>Call</w:t>
            </w:r>
            <w:r w:rsidR="00A501AF">
              <w:t xml:space="preserve"> recording</w:t>
            </w:r>
          </w:p>
          <w:p w14:paraId="3879478D" w14:textId="77777777" w:rsidR="00A501AF" w:rsidRDefault="00A501AF" w:rsidP="00E30FB3">
            <w:pPr>
              <w:pStyle w:val="ListParagraph"/>
              <w:numPr>
                <w:ilvl w:val="0"/>
                <w:numId w:val="14"/>
              </w:numPr>
            </w:pPr>
            <w:r>
              <w:t>Call logging and reporting</w:t>
            </w:r>
          </w:p>
        </w:tc>
      </w:tr>
      <w:tr w:rsidR="00A501AF" w14:paraId="69E4FA56" w14:textId="77777777" w:rsidTr="00E30FB3">
        <w:tc>
          <w:tcPr>
            <w:tcW w:w="1809" w:type="dxa"/>
          </w:tcPr>
          <w:p w14:paraId="5C35FB02" w14:textId="77777777" w:rsidR="00A501AF" w:rsidRDefault="00A501AF" w:rsidP="00E30FB3">
            <w:r>
              <w:t>Why</w:t>
            </w:r>
          </w:p>
        </w:tc>
        <w:tc>
          <w:tcPr>
            <w:tcW w:w="7433" w:type="dxa"/>
          </w:tcPr>
          <w:p w14:paraId="1DEB6095" w14:textId="77777777" w:rsidR="00A501AF" w:rsidRDefault="00A501AF" w:rsidP="00650D65">
            <w:r>
              <w:t xml:space="preserve">Inbound Call Management enables SRO to manage </w:t>
            </w:r>
            <w:r w:rsidR="00650D65">
              <w:t>outgoing</w:t>
            </w:r>
            <w:r>
              <w:t xml:space="preserve"> calls </w:t>
            </w:r>
            <w:r w:rsidR="00650D65">
              <w:t>to SRO Customers</w:t>
            </w:r>
          </w:p>
        </w:tc>
      </w:tr>
      <w:tr w:rsidR="00A501AF" w14:paraId="7A9949D9" w14:textId="77777777" w:rsidTr="00E30FB3">
        <w:tc>
          <w:tcPr>
            <w:tcW w:w="1809" w:type="dxa"/>
          </w:tcPr>
          <w:p w14:paraId="106496A7" w14:textId="77777777" w:rsidR="00A501AF" w:rsidRDefault="00A501AF" w:rsidP="00E30FB3">
            <w:r>
              <w:t>Who</w:t>
            </w:r>
          </w:p>
        </w:tc>
        <w:tc>
          <w:tcPr>
            <w:tcW w:w="7433" w:type="dxa"/>
          </w:tcPr>
          <w:p w14:paraId="7DF43D3C" w14:textId="77777777" w:rsidR="00A501AF" w:rsidRDefault="00A501AF" w:rsidP="00E30FB3">
            <w:r>
              <w:t>SRO:</w:t>
            </w:r>
          </w:p>
          <w:p w14:paraId="1DDE2C52" w14:textId="77777777" w:rsidR="00A501AF" w:rsidRDefault="00650D65" w:rsidP="00E30FB3">
            <w:pPr>
              <w:pStyle w:val="ListParagraph"/>
              <w:numPr>
                <w:ilvl w:val="0"/>
                <w:numId w:val="3"/>
              </w:numPr>
            </w:pPr>
            <w:r>
              <w:t>Operations</w:t>
            </w:r>
          </w:p>
          <w:p w14:paraId="6F5713A3" w14:textId="77777777" w:rsidR="00650D65" w:rsidRDefault="00650D65" w:rsidP="00E30FB3">
            <w:pPr>
              <w:pStyle w:val="ListParagraph"/>
              <w:numPr>
                <w:ilvl w:val="0"/>
                <w:numId w:val="3"/>
              </w:numPr>
            </w:pPr>
            <w:r>
              <w:t>Compliance</w:t>
            </w:r>
          </w:p>
        </w:tc>
      </w:tr>
      <w:tr w:rsidR="00A501AF" w14:paraId="28D800C1" w14:textId="77777777" w:rsidTr="00E30FB3">
        <w:tc>
          <w:tcPr>
            <w:tcW w:w="1809" w:type="dxa"/>
          </w:tcPr>
          <w:p w14:paraId="65B310ED" w14:textId="77777777" w:rsidR="00A501AF" w:rsidRDefault="00A501AF" w:rsidP="00E30FB3">
            <w:r>
              <w:t>How</w:t>
            </w:r>
          </w:p>
        </w:tc>
        <w:tc>
          <w:tcPr>
            <w:tcW w:w="7433" w:type="dxa"/>
          </w:tcPr>
          <w:p w14:paraId="219D411F" w14:textId="77777777" w:rsidR="00A501AF" w:rsidRDefault="00650D65" w:rsidP="00650D65">
            <w:proofErr w:type="spellStart"/>
            <w:r>
              <w:t>Genesys</w:t>
            </w:r>
            <w:proofErr w:type="spellEnd"/>
          </w:p>
        </w:tc>
      </w:tr>
    </w:tbl>
    <w:p w14:paraId="01A1B253" w14:textId="77777777" w:rsidR="008A6408" w:rsidRPr="008A6408" w:rsidRDefault="008A6408" w:rsidP="008A6408"/>
    <w:p w14:paraId="3342D532" w14:textId="77777777" w:rsidR="008A6408" w:rsidRDefault="008A6408" w:rsidP="008A6408">
      <w:pPr>
        <w:pStyle w:val="Heading3"/>
      </w:pPr>
      <w:bookmarkStart w:id="137" w:name="_Toc67062771"/>
      <w:r>
        <w:t xml:space="preserve">Customer Contact &amp; Correspondence </w:t>
      </w:r>
      <w:commentRangeStart w:id="138"/>
      <w:r>
        <w:t>Storage</w:t>
      </w:r>
      <w:commentRangeEnd w:id="138"/>
      <w:r w:rsidR="00E35CF0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138"/>
      </w:r>
      <w:bookmarkEnd w:id="137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8"/>
        <w:gridCol w:w="7248"/>
      </w:tblGrid>
      <w:tr w:rsidR="00E30FB3" w14:paraId="10D28A4B" w14:textId="77777777" w:rsidTr="00E30FB3">
        <w:tc>
          <w:tcPr>
            <w:tcW w:w="1809" w:type="dxa"/>
          </w:tcPr>
          <w:p w14:paraId="25F9BE1A" w14:textId="77777777" w:rsidR="00E30FB3" w:rsidRDefault="00E30FB3" w:rsidP="00E30FB3">
            <w:r>
              <w:t>What</w:t>
            </w:r>
          </w:p>
        </w:tc>
        <w:tc>
          <w:tcPr>
            <w:tcW w:w="7433" w:type="dxa"/>
          </w:tcPr>
          <w:p w14:paraId="78FEAFBD" w14:textId="77777777" w:rsidR="00E30FB3" w:rsidRDefault="00E30FB3" w:rsidP="00E30FB3">
            <w:r>
              <w:t>This capability covers the</w:t>
            </w:r>
            <w:r w:rsidR="008D18C6">
              <w:t xml:space="preserve"> recording, </w:t>
            </w:r>
            <w:r>
              <w:t xml:space="preserve">storage </w:t>
            </w:r>
            <w:r w:rsidR="008D18C6">
              <w:t xml:space="preserve">and retrieval </w:t>
            </w:r>
            <w:r>
              <w:t xml:space="preserve">of inbound and outbound contact and correspondence between SRO Customers and SRO.  </w:t>
            </w:r>
          </w:p>
          <w:p w14:paraId="5DA8E85F" w14:textId="77777777" w:rsidR="00E30FB3" w:rsidRDefault="00E30FB3" w:rsidP="00E30FB3">
            <w:r>
              <w:t>This encompasses:</w:t>
            </w:r>
          </w:p>
          <w:p w14:paraId="33E76CBD" w14:textId="77777777" w:rsidR="00E30FB3" w:rsidRDefault="00E30FB3" w:rsidP="00E30FB3">
            <w:pPr>
              <w:pStyle w:val="ListParagraph"/>
              <w:numPr>
                <w:ilvl w:val="0"/>
                <w:numId w:val="1"/>
              </w:numPr>
            </w:pPr>
            <w:r>
              <w:t>Customer Correspondence Repository</w:t>
            </w:r>
          </w:p>
          <w:p w14:paraId="50435B89" w14:textId="77777777" w:rsidR="00E30FB3" w:rsidRDefault="00E30FB3" w:rsidP="00E30FB3">
            <w:pPr>
              <w:pStyle w:val="ListParagraph"/>
              <w:numPr>
                <w:ilvl w:val="0"/>
                <w:numId w:val="1"/>
              </w:numPr>
            </w:pPr>
            <w:r>
              <w:t>Customer Correspondence Archival</w:t>
            </w:r>
          </w:p>
          <w:p w14:paraId="431B7E8C" w14:textId="77777777" w:rsidR="00E30FB3" w:rsidRDefault="00E30FB3" w:rsidP="00E30FB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Customer Call Records &amp; Recording Repository</w:t>
            </w:r>
          </w:p>
        </w:tc>
      </w:tr>
      <w:tr w:rsidR="00E30FB3" w14:paraId="1FAC37FE" w14:textId="77777777" w:rsidTr="00E30FB3">
        <w:tc>
          <w:tcPr>
            <w:tcW w:w="1809" w:type="dxa"/>
          </w:tcPr>
          <w:p w14:paraId="78101305" w14:textId="77777777" w:rsidR="00E30FB3" w:rsidRDefault="00E30FB3" w:rsidP="00E30FB3">
            <w:r>
              <w:lastRenderedPageBreak/>
              <w:t>Why</w:t>
            </w:r>
          </w:p>
        </w:tc>
        <w:tc>
          <w:tcPr>
            <w:tcW w:w="7433" w:type="dxa"/>
          </w:tcPr>
          <w:p w14:paraId="1BB6945D" w14:textId="77777777" w:rsidR="00E30FB3" w:rsidRDefault="00E30FB3" w:rsidP="00E30FB3">
            <w:r>
              <w:t xml:space="preserve">Customer Contact &amp; Correspondence </w:t>
            </w:r>
            <w:r w:rsidR="003C3FC8">
              <w:t xml:space="preserve">Storage </w:t>
            </w:r>
            <w:r>
              <w:t>enable SRO to:</w:t>
            </w:r>
          </w:p>
          <w:p w14:paraId="46667CD7" w14:textId="77777777" w:rsidR="00E30FB3" w:rsidRDefault="00E30FB3" w:rsidP="00E30FB3">
            <w:pPr>
              <w:pStyle w:val="ListParagraph"/>
              <w:numPr>
                <w:ilvl w:val="0"/>
                <w:numId w:val="2"/>
              </w:numPr>
            </w:pPr>
            <w:r>
              <w:t xml:space="preserve">Manage the storage, archival and </w:t>
            </w:r>
            <w:r w:rsidR="008D18C6">
              <w:t>retrieval</w:t>
            </w:r>
            <w:r>
              <w:t xml:space="preserve"> </w:t>
            </w:r>
            <w:r w:rsidR="008D18C6">
              <w:t xml:space="preserve">access of </w:t>
            </w:r>
            <w:r>
              <w:t>customer communication records</w:t>
            </w:r>
          </w:p>
          <w:p w14:paraId="64D021C4" w14:textId="77777777" w:rsidR="00E30FB3" w:rsidRDefault="00E30FB3" w:rsidP="00E30FB3">
            <w:pPr>
              <w:pStyle w:val="ListParagraph"/>
              <w:numPr>
                <w:ilvl w:val="0"/>
                <w:numId w:val="2"/>
              </w:numPr>
            </w:pPr>
            <w:r>
              <w:t>Trace back to the customer communication history to support ad hoc events, such as a dispute, complaint, investigation or litigation case etc.</w:t>
            </w:r>
          </w:p>
        </w:tc>
      </w:tr>
      <w:tr w:rsidR="00E30FB3" w14:paraId="63940716" w14:textId="77777777" w:rsidTr="00E30FB3">
        <w:tc>
          <w:tcPr>
            <w:tcW w:w="1809" w:type="dxa"/>
          </w:tcPr>
          <w:p w14:paraId="2CECD24F" w14:textId="77777777" w:rsidR="00E30FB3" w:rsidRDefault="00E30FB3" w:rsidP="00E30FB3">
            <w:r>
              <w:t>Who</w:t>
            </w:r>
          </w:p>
        </w:tc>
        <w:tc>
          <w:tcPr>
            <w:tcW w:w="7433" w:type="dxa"/>
          </w:tcPr>
          <w:p w14:paraId="144CDBAC" w14:textId="77777777" w:rsidR="00E30FB3" w:rsidRDefault="00E30FB3" w:rsidP="00E30FB3">
            <w:r>
              <w:t>See Customer Management</w:t>
            </w:r>
          </w:p>
        </w:tc>
      </w:tr>
      <w:tr w:rsidR="00E30FB3" w14:paraId="075FC357" w14:textId="77777777" w:rsidTr="00E30FB3">
        <w:tc>
          <w:tcPr>
            <w:tcW w:w="1809" w:type="dxa"/>
          </w:tcPr>
          <w:p w14:paraId="40E0BA46" w14:textId="77777777" w:rsidR="00E30FB3" w:rsidRDefault="00E30FB3" w:rsidP="00E30FB3"/>
        </w:tc>
        <w:tc>
          <w:tcPr>
            <w:tcW w:w="7433" w:type="dxa"/>
          </w:tcPr>
          <w:p w14:paraId="0856DCC2" w14:textId="77777777" w:rsidR="00E30FB3" w:rsidRDefault="00E30FB3" w:rsidP="00E30FB3"/>
        </w:tc>
      </w:tr>
    </w:tbl>
    <w:p w14:paraId="7FD5914E" w14:textId="77777777" w:rsidR="00E30FB3" w:rsidRPr="00E30FB3" w:rsidRDefault="00E30FB3" w:rsidP="00E30FB3"/>
    <w:p w14:paraId="3F346016" w14:textId="77777777" w:rsidR="008A6408" w:rsidRDefault="008A6408" w:rsidP="008A6408">
      <w:pPr>
        <w:pStyle w:val="Heading4"/>
      </w:pPr>
      <w:bookmarkStart w:id="139" w:name="_Toc67062772"/>
      <w:r>
        <w:t xml:space="preserve">Customer </w:t>
      </w:r>
      <w:proofErr w:type="spellStart"/>
      <w:r>
        <w:t>Corro</w:t>
      </w:r>
      <w:proofErr w:type="spellEnd"/>
      <w:r>
        <w:t xml:space="preserve"> Repository</w:t>
      </w:r>
      <w:bookmarkEnd w:id="139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7"/>
        <w:gridCol w:w="7249"/>
      </w:tblGrid>
      <w:tr w:rsidR="00E30FB3" w14:paraId="478F461B" w14:textId="77777777" w:rsidTr="00E30FB3">
        <w:tc>
          <w:tcPr>
            <w:tcW w:w="1809" w:type="dxa"/>
          </w:tcPr>
          <w:p w14:paraId="5757047B" w14:textId="77777777" w:rsidR="00E30FB3" w:rsidRDefault="00E30FB3" w:rsidP="00E30FB3">
            <w:r>
              <w:t>What</w:t>
            </w:r>
          </w:p>
        </w:tc>
        <w:tc>
          <w:tcPr>
            <w:tcW w:w="7433" w:type="dxa"/>
          </w:tcPr>
          <w:p w14:paraId="4053D061" w14:textId="739BD840" w:rsidR="00E30FB3" w:rsidRDefault="00E30FB3" w:rsidP="00E30FB3">
            <w:r>
              <w:t xml:space="preserve">Customer Correspondence Repository stores and </w:t>
            </w:r>
            <w:r w:rsidR="003C3FC8">
              <w:t>enables access to written correspondence between SRO Customers and SRO</w:t>
            </w:r>
            <w:r>
              <w:t xml:space="preserve">.   </w:t>
            </w:r>
          </w:p>
          <w:p w14:paraId="6A6DF014" w14:textId="77777777" w:rsidR="00E30FB3" w:rsidRDefault="00E30FB3" w:rsidP="00E30FB3">
            <w:r>
              <w:t>This encompasses:</w:t>
            </w:r>
          </w:p>
          <w:p w14:paraId="16A01D1D" w14:textId="77777777" w:rsidR="003C3FC8" w:rsidRDefault="003C3FC8" w:rsidP="00E30FB3">
            <w:pPr>
              <w:pStyle w:val="ListParagraph"/>
              <w:numPr>
                <w:ilvl w:val="0"/>
                <w:numId w:val="1"/>
              </w:numPr>
            </w:pPr>
            <w:r>
              <w:t>Inbound customer correspondence via:</w:t>
            </w:r>
          </w:p>
          <w:p w14:paraId="17899FF4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Post</w:t>
            </w:r>
          </w:p>
          <w:p w14:paraId="15CA12E2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Fax</w:t>
            </w:r>
          </w:p>
          <w:p w14:paraId="04432745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Online Contact Us form</w:t>
            </w:r>
          </w:p>
          <w:p w14:paraId="1F463A44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Email</w:t>
            </w:r>
          </w:p>
          <w:p w14:paraId="6435FF05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Smart Form submission</w:t>
            </w:r>
          </w:p>
          <w:p w14:paraId="06854520" w14:textId="77777777" w:rsidR="00E30FB3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Revenue line portal upload</w:t>
            </w:r>
          </w:p>
          <w:p w14:paraId="41B99C17" w14:textId="77777777" w:rsidR="003C3FC8" w:rsidRDefault="003C3FC8" w:rsidP="00E30FB3">
            <w:pPr>
              <w:pStyle w:val="ListParagraph"/>
              <w:numPr>
                <w:ilvl w:val="0"/>
                <w:numId w:val="1"/>
              </w:numPr>
            </w:pPr>
            <w:r>
              <w:t>Outbound customer correspondence through:</w:t>
            </w:r>
          </w:p>
          <w:p w14:paraId="08A5F26E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Auto-generated post</w:t>
            </w:r>
          </w:p>
          <w:p w14:paraId="615211CB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Manually generated post</w:t>
            </w:r>
          </w:p>
          <w:p w14:paraId="24817C8D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Auto-generated customer emails</w:t>
            </w:r>
          </w:p>
          <w:p w14:paraId="169404F7" w14:textId="77777777" w:rsidR="003C3FC8" w:rsidRDefault="003C3FC8" w:rsidP="003C3FC8">
            <w:pPr>
              <w:pStyle w:val="ListParagraph"/>
              <w:numPr>
                <w:ilvl w:val="1"/>
                <w:numId w:val="1"/>
              </w:numPr>
            </w:pPr>
            <w:r>
              <w:t>Manually generated emails</w:t>
            </w:r>
          </w:p>
        </w:tc>
      </w:tr>
      <w:tr w:rsidR="00E30FB3" w14:paraId="4E6DF46E" w14:textId="77777777" w:rsidTr="00E30FB3">
        <w:tc>
          <w:tcPr>
            <w:tcW w:w="1809" w:type="dxa"/>
          </w:tcPr>
          <w:p w14:paraId="5E81537F" w14:textId="77777777" w:rsidR="00E30FB3" w:rsidRDefault="00E30FB3" w:rsidP="00E30FB3">
            <w:r>
              <w:t>Why</w:t>
            </w:r>
          </w:p>
        </w:tc>
        <w:tc>
          <w:tcPr>
            <w:tcW w:w="7433" w:type="dxa"/>
          </w:tcPr>
          <w:p w14:paraId="226D193D" w14:textId="77777777" w:rsidR="00E30FB3" w:rsidRDefault="003C3FC8" w:rsidP="003C3FC8">
            <w:r>
              <w:t>See Customer Contact &amp; Correspondence Storage</w:t>
            </w:r>
          </w:p>
        </w:tc>
      </w:tr>
      <w:tr w:rsidR="00E30FB3" w14:paraId="448BC7F2" w14:textId="77777777" w:rsidTr="00E30FB3">
        <w:tc>
          <w:tcPr>
            <w:tcW w:w="1809" w:type="dxa"/>
          </w:tcPr>
          <w:p w14:paraId="6B46ED6F" w14:textId="77777777" w:rsidR="00E30FB3" w:rsidRDefault="00E30FB3" w:rsidP="00E30FB3">
            <w:r>
              <w:t>Who</w:t>
            </w:r>
          </w:p>
        </w:tc>
        <w:tc>
          <w:tcPr>
            <w:tcW w:w="7433" w:type="dxa"/>
          </w:tcPr>
          <w:p w14:paraId="1B0FB47C" w14:textId="77777777" w:rsidR="00E30FB3" w:rsidRDefault="003C3FC8" w:rsidP="003C3FC8">
            <w:r>
              <w:t>See Customer Management</w:t>
            </w:r>
          </w:p>
        </w:tc>
      </w:tr>
      <w:tr w:rsidR="00E30FB3" w14:paraId="7D3CF46D" w14:textId="77777777" w:rsidTr="00E30FB3">
        <w:tc>
          <w:tcPr>
            <w:tcW w:w="1809" w:type="dxa"/>
          </w:tcPr>
          <w:p w14:paraId="41827305" w14:textId="77777777" w:rsidR="00E30FB3" w:rsidRDefault="00E30FB3" w:rsidP="00E30FB3"/>
        </w:tc>
        <w:tc>
          <w:tcPr>
            <w:tcW w:w="7433" w:type="dxa"/>
          </w:tcPr>
          <w:p w14:paraId="44835411" w14:textId="77777777" w:rsidR="00E30FB3" w:rsidRDefault="00E30FB3" w:rsidP="00E30FB3"/>
        </w:tc>
      </w:tr>
    </w:tbl>
    <w:p w14:paraId="2679FB27" w14:textId="77777777" w:rsidR="00E30FB3" w:rsidRPr="00E30FB3" w:rsidRDefault="00E30FB3" w:rsidP="00E30FB3"/>
    <w:p w14:paraId="30A4BCE5" w14:textId="77777777" w:rsidR="008A6408" w:rsidRDefault="008A6408" w:rsidP="008A6408">
      <w:pPr>
        <w:pStyle w:val="Heading4"/>
      </w:pPr>
      <w:bookmarkStart w:id="140" w:name="_Toc67062773"/>
      <w:r>
        <w:t xml:space="preserve">Customer </w:t>
      </w:r>
      <w:proofErr w:type="spellStart"/>
      <w:r>
        <w:t>Corro</w:t>
      </w:r>
      <w:proofErr w:type="spellEnd"/>
      <w:r>
        <w:t xml:space="preserve"> Archival</w:t>
      </w:r>
      <w:bookmarkEnd w:id="14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9"/>
        <w:gridCol w:w="7247"/>
      </w:tblGrid>
      <w:tr w:rsidR="00B952C7" w14:paraId="26A91587" w14:textId="77777777" w:rsidTr="001C398E">
        <w:tc>
          <w:tcPr>
            <w:tcW w:w="1809" w:type="dxa"/>
          </w:tcPr>
          <w:p w14:paraId="3AEF59BC" w14:textId="77777777" w:rsidR="00B952C7" w:rsidRDefault="00B952C7" w:rsidP="001C398E">
            <w:r>
              <w:t>What</w:t>
            </w:r>
          </w:p>
        </w:tc>
        <w:tc>
          <w:tcPr>
            <w:tcW w:w="7433" w:type="dxa"/>
          </w:tcPr>
          <w:p w14:paraId="0B525226" w14:textId="77777777" w:rsidR="00B952C7" w:rsidRDefault="00B952C7" w:rsidP="001C398E">
            <w:r>
              <w:t xml:space="preserve">This capability provides for archival and retrieval of aged, defunct or redundant written correspondence between SRO Customers and SRO.   </w:t>
            </w:r>
          </w:p>
          <w:p w14:paraId="70262EE7" w14:textId="77777777" w:rsidR="00B952C7" w:rsidRDefault="00B952C7" w:rsidP="001C398E">
            <w:r>
              <w:t>Examples include correspondence:</w:t>
            </w:r>
          </w:p>
          <w:p w14:paraId="03E24F7B" w14:textId="77777777" w:rsidR="00B952C7" w:rsidRDefault="00B952C7" w:rsidP="001C398E">
            <w:pPr>
              <w:pStyle w:val="ListParagraph"/>
              <w:numPr>
                <w:ilvl w:val="0"/>
                <w:numId w:val="1"/>
              </w:numPr>
            </w:pPr>
            <w:r>
              <w:t>D</w:t>
            </w:r>
            <w:r w:rsidR="00880F67">
              <w:t xml:space="preserve">ated prior to any legislative or policy </w:t>
            </w:r>
            <w:r>
              <w:t>record keeping requirements</w:t>
            </w:r>
          </w:p>
          <w:p w14:paraId="1C0FC307" w14:textId="77777777" w:rsidR="00B952C7" w:rsidRDefault="00B952C7" w:rsidP="001C398E">
            <w:pPr>
              <w:pStyle w:val="ListParagraph"/>
              <w:numPr>
                <w:ilvl w:val="0"/>
                <w:numId w:val="1"/>
              </w:numPr>
            </w:pPr>
            <w:r>
              <w:t>Relating to revenue lines no longer administered by SRO (subject to record keeping requirements)</w:t>
            </w:r>
          </w:p>
          <w:p w14:paraId="23B9B6DE" w14:textId="77777777" w:rsidR="00B952C7" w:rsidRDefault="00880F67" w:rsidP="00880F67">
            <w:pPr>
              <w:pStyle w:val="ListParagraph"/>
              <w:numPr>
                <w:ilvl w:val="0"/>
                <w:numId w:val="1"/>
              </w:numPr>
            </w:pPr>
            <w:r>
              <w:t>Relating to customers that are deceased or insolvent and their affairs have been completely wound up (subject to record keeping requirements)</w:t>
            </w:r>
          </w:p>
        </w:tc>
      </w:tr>
      <w:tr w:rsidR="00B952C7" w14:paraId="3AB2D961" w14:textId="77777777" w:rsidTr="001C398E">
        <w:tc>
          <w:tcPr>
            <w:tcW w:w="1809" w:type="dxa"/>
          </w:tcPr>
          <w:p w14:paraId="3FAB9C55" w14:textId="77777777" w:rsidR="00B952C7" w:rsidRDefault="00B952C7" w:rsidP="001C398E">
            <w:r>
              <w:t>Why</w:t>
            </w:r>
          </w:p>
        </w:tc>
        <w:tc>
          <w:tcPr>
            <w:tcW w:w="7433" w:type="dxa"/>
          </w:tcPr>
          <w:p w14:paraId="35993CE0" w14:textId="77777777" w:rsidR="00880F67" w:rsidRDefault="00880F67" w:rsidP="001C398E">
            <w:r>
              <w:t>Archival of correspondence that no longer serve any useful purpose assists with:</w:t>
            </w:r>
          </w:p>
          <w:p w14:paraId="52C1289A" w14:textId="77777777" w:rsidR="00B952C7" w:rsidRDefault="00880F67" w:rsidP="00880F67">
            <w:pPr>
              <w:pStyle w:val="ListParagraph"/>
              <w:numPr>
                <w:ilvl w:val="0"/>
                <w:numId w:val="21"/>
              </w:numPr>
            </w:pPr>
            <w:r>
              <w:t>Optimised physical and electronic storage capacity</w:t>
            </w:r>
          </w:p>
          <w:p w14:paraId="573F83DF" w14:textId="77777777" w:rsidR="00880F67" w:rsidRDefault="00880F67" w:rsidP="00880F67">
            <w:pPr>
              <w:pStyle w:val="ListParagraph"/>
              <w:numPr>
                <w:ilvl w:val="0"/>
                <w:numId w:val="21"/>
              </w:numPr>
            </w:pPr>
            <w:r>
              <w:t>Optimised efficiency for storing and access to current correspondence</w:t>
            </w:r>
          </w:p>
        </w:tc>
      </w:tr>
      <w:tr w:rsidR="00B952C7" w14:paraId="3745802B" w14:textId="77777777" w:rsidTr="001C398E">
        <w:tc>
          <w:tcPr>
            <w:tcW w:w="1809" w:type="dxa"/>
          </w:tcPr>
          <w:p w14:paraId="7A4A3022" w14:textId="77777777" w:rsidR="00B952C7" w:rsidRDefault="00B952C7" w:rsidP="001C398E">
            <w:r>
              <w:t>Who</w:t>
            </w:r>
          </w:p>
        </w:tc>
        <w:tc>
          <w:tcPr>
            <w:tcW w:w="7433" w:type="dxa"/>
          </w:tcPr>
          <w:p w14:paraId="0B2576A6" w14:textId="77777777" w:rsidR="00B952C7" w:rsidRDefault="00B952C7" w:rsidP="001C398E">
            <w:r>
              <w:t>See Customer Management</w:t>
            </w:r>
          </w:p>
        </w:tc>
      </w:tr>
      <w:tr w:rsidR="00B952C7" w14:paraId="4C80DB70" w14:textId="77777777" w:rsidTr="001C398E">
        <w:tc>
          <w:tcPr>
            <w:tcW w:w="1809" w:type="dxa"/>
          </w:tcPr>
          <w:p w14:paraId="0052BE80" w14:textId="77777777" w:rsidR="00B952C7" w:rsidRDefault="00B952C7" w:rsidP="001C398E"/>
        </w:tc>
        <w:tc>
          <w:tcPr>
            <w:tcW w:w="7433" w:type="dxa"/>
          </w:tcPr>
          <w:p w14:paraId="0162F5EB" w14:textId="77777777" w:rsidR="00B952C7" w:rsidRDefault="00B952C7" w:rsidP="001C398E"/>
        </w:tc>
      </w:tr>
    </w:tbl>
    <w:p w14:paraId="066F4034" w14:textId="77777777" w:rsidR="00B952C7" w:rsidRPr="00B952C7" w:rsidRDefault="00B952C7" w:rsidP="00B952C7"/>
    <w:p w14:paraId="74FEC1E3" w14:textId="77777777" w:rsidR="008A6408" w:rsidRDefault="008A6408" w:rsidP="008A6408">
      <w:pPr>
        <w:pStyle w:val="Heading4"/>
      </w:pPr>
      <w:bookmarkStart w:id="141" w:name="_Toc67062774"/>
      <w:r>
        <w:lastRenderedPageBreak/>
        <w:t>Customer Call</w:t>
      </w:r>
      <w:r w:rsidR="00E30FB3">
        <w:t xml:space="preserve"> Records &amp;</w:t>
      </w:r>
      <w:r>
        <w:t xml:space="preserve"> Recording</w:t>
      </w:r>
      <w:r w:rsidR="008D18C6">
        <w:t>s</w:t>
      </w:r>
      <w:r>
        <w:t xml:space="preserve"> Repository</w:t>
      </w:r>
      <w:bookmarkEnd w:id="14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2"/>
        <w:gridCol w:w="7244"/>
      </w:tblGrid>
      <w:tr w:rsidR="008D18C6" w14:paraId="04F26E43" w14:textId="77777777" w:rsidTr="001C398E">
        <w:tc>
          <w:tcPr>
            <w:tcW w:w="1809" w:type="dxa"/>
          </w:tcPr>
          <w:p w14:paraId="6C6107BD" w14:textId="77777777" w:rsidR="008D18C6" w:rsidRDefault="008D18C6" w:rsidP="001C398E">
            <w:r>
              <w:t>What</w:t>
            </w:r>
          </w:p>
        </w:tc>
        <w:tc>
          <w:tcPr>
            <w:tcW w:w="7433" w:type="dxa"/>
          </w:tcPr>
          <w:p w14:paraId="6172DB9D" w14:textId="77777777" w:rsidR="008D18C6" w:rsidRDefault="008D18C6" w:rsidP="001C398E">
            <w:r>
              <w:t xml:space="preserve">Customer Call Records &amp; Recordings Repository stores and enables access to voice call contact between SRO Customers and SRO.   </w:t>
            </w:r>
          </w:p>
          <w:p w14:paraId="0E5FFCEA" w14:textId="77777777" w:rsidR="008D18C6" w:rsidRDefault="008D18C6" w:rsidP="001C398E">
            <w:r>
              <w:t>This encompasses:</w:t>
            </w:r>
          </w:p>
          <w:p w14:paraId="13765F8C" w14:textId="77777777" w:rsidR="008D18C6" w:rsidRDefault="008D18C6" w:rsidP="008D18C6">
            <w:pPr>
              <w:pStyle w:val="ListParagraph"/>
              <w:numPr>
                <w:ilvl w:val="0"/>
                <w:numId w:val="1"/>
              </w:numPr>
            </w:pPr>
            <w:r>
              <w:t>Inbound and outbound call details</w:t>
            </w:r>
          </w:p>
          <w:p w14:paraId="3F3C3CB9" w14:textId="77777777" w:rsidR="008D18C6" w:rsidRDefault="008D18C6" w:rsidP="008D18C6">
            <w:pPr>
              <w:pStyle w:val="ListParagraph"/>
              <w:numPr>
                <w:ilvl w:val="0"/>
                <w:numId w:val="1"/>
              </w:numPr>
            </w:pPr>
            <w:r>
              <w:t>Voice call recordings of inbound and outbound calls</w:t>
            </w:r>
          </w:p>
        </w:tc>
      </w:tr>
      <w:tr w:rsidR="008D18C6" w14:paraId="4D920FFF" w14:textId="77777777" w:rsidTr="001C398E">
        <w:tc>
          <w:tcPr>
            <w:tcW w:w="1809" w:type="dxa"/>
          </w:tcPr>
          <w:p w14:paraId="637CA6C7" w14:textId="77777777" w:rsidR="008D18C6" w:rsidRDefault="008D18C6" w:rsidP="001C398E">
            <w:r>
              <w:t>Why</w:t>
            </w:r>
          </w:p>
        </w:tc>
        <w:tc>
          <w:tcPr>
            <w:tcW w:w="7433" w:type="dxa"/>
          </w:tcPr>
          <w:p w14:paraId="4017011A" w14:textId="77777777" w:rsidR="008D18C6" w:rsidRDefault="008D18C6" w:rsidP="001C398E">
            <w:r>
              <w:t>See Customer Contact &amp; Correspondence Storage</w:t>
            </w:r>
          </w:p>
        </w:tc>
      </w:tr>
      <w:tr w:rsidR="008D18C6" w14:paraId="1F686FD9" w14:textId="77777777" w:rsidTr="001C398E">
        <w:tc>
          <w:tcPr>
            <w:tcW w:w="1809" w:type="dxa"/>
          </w:tcPr>
          <w:p w14:paraId="777C8366" w14:textId="77777777" w:rsidR="008D18C6" w:rsidRDefault="008D18C6" w:rsidP="001C398E">
            <w:r>
              <w:t>Who</w:t>
            </w:r>
          </w:p>
        </w:tc>
        <w:tc>
          <w:tcPr>
            <w:tcW w:w="7433" w:type="dxa"/>
          </w:tcPr>
          <w:p w14:paraId="7EC9D11E" w14:textId="77777777" w:rsidR="008D18C6" w:rsidRDefault="008D18C6" w:rsidP="001C398E">
            <w:r>
              <w:t>See Customer Management</w:t>
            </w:r>
          </w:p>
        </w:tc>
      </w:tr>
      <w:tr w:rsidR="008D18C6" w14:paraId="6C47BC22" w14:textId="77777777" w:rsidTr="001C398E">
        <w:tc>
          <w:tcPr>
            <w:tcW w:w="1809" w:type="dxa"/>
          </w:tcPr>
          <w:p w14:paraId="0497ACBB" w14:textId="77777777" w:rsidR="008D18C6" w:rsidRDefault="008D18C6" w:rsidP="001C398E"/>
        </w:tc>
        <w:tc>
          <w:tcPr>
            <w:tcW w:w="7433" w:type="dxa"/>
          </w:tcPr>
          <w:p w14:paraId="49CA2DB1" w14:textId="77777777" w:rsidR="008D18C6" w:rsidRDefault="008D18C6" w:rsidP="001C398E"/>
        </w:tc>
      </w:tr>
    </w:tbl>
    <w:p w14:paraId="17096694" w14:textId="77777777" w:rsidR="008A6408" w:rsidRDefault="008A6408" w:rsidP="008A6408"/>
    <w:p w14:paraId="5EB109EA" w14:textId="77777777" w:rsidR="008A6408" w:rsidRDefault="008A6408" w:rsidP="008A6408">
      <w:pPr>
        <w:pStyle w:val="Heading3"/>
      </w:pPr>
      <w:bookmarkStart w:id="142" w:name="_Toc67062775"/>
      <w:r>
        <w:t>Customer Communication Channels</w:t>
      </w:r>
      <w:bookmarkEnd w:id="142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54"/>
        <w:gridCol w:w="7262"/>
      </w:tblGrid>
      <w:tr w:rsidR="00373721" w14:paraId="7EA45040" w14:textId="77777777" w:rsidTr="00E30FB3">
        <w:tc>
          <w:tcPr>
            <w:tcW w:w="1809" w:type="dxa"/>
          </w:tcPr>
          <w:p w14:paraId="48D64128" w14:textId="77777777" w:rsidR="00373721" w:rsidRDefault="00373721" w:rsidP="00E30FB3">
            <w:r>
              <w:t>What</w:t>
            </w:r>
          </w:p>
        </w:tc>
        <w:tc>
          <w:tcPr>
            <w:tcW w:w="7433" w:type="dxa"/>
          </w:tcPr>
          <w:p w14:paraId="5E8E6BA1" w14:textId="77777777" w:rsidR="00373721" w:rsidRDefault="00373721" w:rsidP="00E30FB3">
            <w:r>
              <w:t xml:space="preserve">Customer Communication </w:t>
            </w:r>
            <w:r w:rsidR="00462D79">
              <w:t>Channels</w:t>
            </w:r>
            <w:r>
              <w:t xml:space="preserve"> </w:t>
            </w:r>
            <w:r w:rsidR="00462D79">
              <w:t xml:space="preserve">covers all of the mechanisms through which SRO communicates with its Customers.  </w:t>
            </w:r>
          </w:p>
          <w:p w14:paraId="18C3E000" w14:textId="77777777" w:rsidR="00373721" w:rsidRDefault="00373721" w:rsidP="00E30FB3">
            <w:r>
              <w:t>This encompasses:</w:t>
            </w:r>
          </w:p>
          <w:p w14:paraId="2D7511AE" w14:textId="77777777" w:rsidR="00373721" w:rsidRDefault="00462D79" w:rsidP="00E30FB3">
            <w:pPr>
              <w:pStyle w:val="ListParagraph"/>
              <w:numPr>
                <w:ilvl w:val="0"/>
                <w:numId w:val="1"/>
              </w:numPr>
            </w:pPr>
            <w:r>
              <w:t>Phone – refer Inbound Call Management and Outbound Call Management</w:t>
            </w:r>
          </w:p>
          <w:p w14:paraId="7F340418" w14:textId="77777777" w:rsidR="00462D79" w:rsidRDefault="00462D79" w:rsidP="00E30FB3">
            <w:pPr>
              <w:pStyle w:val="ListParagraph"/>
              <w:numPr>
                <w:ilvl w:val="0"/>
                <w:numId w:val="1"/>
              </w:numPr>
            </w:pPr>
            <w:r>
              <w:t xml:space="preserve">Email – this channel is not advertised to Customers for inbound requests, however is widely used </w:t>
            </w:r>
            <w:r w:rsidR="008145B3">
              <w:t xml:space="preserve">by Customer-facing SRO staff </w:t>
            </w:r>
            <w:r>
              <w:t>to initiate outbound contact with customers</w:t>
            </w:r>
            <w:r w:rsidR="00E93DC6">
              <w:t xml:space="preserve"> and </w:t>
            </w:r>
            <w:r w:rsidR="008145B3">
              <w:t xml:space="preserve">receive </w:t>
            </w:r>
            <w:r w:rsidR="00E93DC6">
              <w:t>their responses</w:t>
            </w:r>
          </w:p>
          <w:p w14:paraId="098DFC4A" w14:textId="77777777" w:rsidR="00E93DC6" w:rsidRDefault="00E93DC6" w:rsidP="00E30FB3">
            <w:pPr>
              <w:pStyle w:val="ListParagraph"/>
              <w:numPr>
                <w:ilvl w:val="0"/>
                <w:numId w:val="1"/>
              </w:numPr>
            </w:pPr>
            <w:r>
              <w:t>Post – refer Inbound Post Management and Outbound Post Management</w:t>
            </w:r>
          </w:p>
          <w:p w14:paraId="27146831" w14:textId="77777777" w:rsidR="00462D79" w:rsidRDefault="00E93DC6" w:rsidP="00E30FB3">
            <w:pPr>
              <w:pStyle w:val="ListParagraph"/>
              <w:numPr>
                <w:ilvl w:val="0"/>
                <w:numId w:val="1"/>
              </w:numPr>
            </w:pPr>
            <w:r>
              <w:t>Fax – refer Inbound Fax Management</w:t>
            </w:r>
          </w:p>
          <w:p w14:paraId="54EDFA50" w14:textId="4564710D" w:rsidR="00397FC8" w:rsidRDefault="006E7C74" w:rsidP="00E30FB3">
            <w:pPr>
              <w:pStyle w:val="ListParagraph"/>
              <w:numPr>
                <w:ilvl w:val="0"/>
                <w:numId w:val="1"/>
              </w:numPr>
            </w:pPr>
            <w:ins w:id="143" w:author="Vienna Kwong" w:date="2021-04-21T15:57:00Z">
              <w:r>
                <w:t xml:space="preserve">SRO </w:t>
              </w:r>
            </w:ins>
            <w:r w:rsidR="00E93DC6">
              <w:t>Digital Portals</w:t>
            </w:r>
          </w:p>
          <w:p w14:paraId="48A8B916" w14:textId="77777777" w:rsidR="00E93DC6" w:rsidRDefault="00E93DC6" w:rsidP="00397FC8">
            <w:pPr>
              <w:pStyle w:val="ListParagraph"/>
              <w:numPr>
                <w:ilvl w:val="1"/>
                <w:numId w:val="1"/>
              </w:numPr>
            </w:pPr>
            <w:r>
              <w:t>Revenue line specific customer portals exist for the following revenue lines:</w:t>
            </w:r>
          </w:p>
          <w:p w14:paraId="0BD15BA9" w14:textId="77777777" w:rsidR="00E93DC6" w:rsidRDefault="00E93DC6" w:rsidP="00397FC8">
            <w:pPr>
              <w:pStyle w:val="ListParagraph"/>
              <w:numPr>
                <w:ilvl w:val="2"/>
                <w:numId w:val="1"/>
              </w:numPr>
            </w:pPr>
            <w:r>
              <w:t>Payroll Tax</w:t>
            </w:r>
          </w:p>
          <w:p w14:paraId="79B60DA0" w14:textId="77777777" w:rsidR="00E93DC6" w:rsidRDefault="00E93DC6" w:rsidP="00397FC8">
            <w:pPr>
              <w:pStyle w:val="ListParagraph"/>
              <w:numPr>
                <w:ilvl w:val="2"/>
                <w:numId w:val="1"/>
              </w:numPr>
            </w:pPr>
            <w:r>
              <w:t>Land Tax:</w:t>
            </w:r>
          </w:p>
          <w:p w14:paraId="5835ABE9" w14:textId="77777777" w:rsidR="00E93DC6" w:rsidRDefault="00E93DC6" w:rsidP="00397FC8">
            <w:pPr>
              <w:pStyle w:val="ListParagraph"/>
              <w:numPr>
                <w:ilvl w:val="3"/>
                <w:numId w:val="1"/>
              </w:numPr>
            </w:pPr>
            <w:r>
              <w:t>My Land Tax</w:t>
            </w:r>
          </w:p>
          <w:p w14:paraId="1E10DBFE" w14:textId="77777777" w:rsidR="00E93DC6" w:rsidRDefault="00397FC8" w:rsidP="00397FC8">
            <w:pPr>
              <w:pStyle w:val="ListParagraph"/>
              <w:numPr>
                <w:ilvl w:val="3"/>
                <w:numId w:val="1"/>
              </w:numPr>
            </w:pPr>
            <w:r>
              <w:t>Vacant Land Tax</w:t>
            </w:r>
          </w:p>
          <w:p w14:paraId="07D46AA8" w14:textId="77777777" w:rsidR="00397FC8" w:rsidRDefault="00397FC8" w:rsidP="00397FC8">
            <w:pPr>
              <w:pStyle w:val="ListParagraph"/>
              <w:numPr>
                <w:ilvl w:val="3"/>
                <w:numId w:val="1"/>
              </w:numPr>
            </w:pPr>
            <w:r>
              <w:t>Absentee Owner Surcharge</w:t>
            </w:r>
          </w:p>
          <w:p w14:paraId="7B0C582A" w14:textId="77777777" w:rsidR="00E93DC6" w:rsidRDefault="00E93DC6" w:rsidP="00397FC8">
            <w:pPr>
              <w:pStyle w:val="ListParagraph"/>
              <w:numPr>
                <w:ilvl w:val="2"/>
                <w:numId w:val="1"/>
              </w:numPr>
            </w:pPr>
            <w:r>
              <w:t>Land Transfer Duty</w:t>
            </w:r>
          </w:p>
          <w:p w14:paraId="239F38BF" w14:textId="77777777" w:rsidR="00E93DC6" w:rsidRDefault="00E93DC6" w:rsidP="00397FC8">
            <w:pPr>
              <w:pStyle w:val="ListParagraph"/>
              <w:numPr>
                <w:ilvl w:val="2"/>
                <w:numId w:val="1"/>
              </w:numPr>
            </w:pPr>
            <w:r>
              <w:t>Unclaimed Moneys</w:t>
            </w:r>
          </w:p>
          <w:p w14:paraId="2E50CA09" w14:textId="77777777" w:rsidR="00E93DC6" w:rsidRDefault="00E93DC6" w:rsidP="00397FC8">
            <w:pPr>
              <w:pStyle w:val="ListParagraph"/>
              <w:numPr>
                <w:ilvl w:val="2"/>
                <w:numId w:val="1"/>
              </w:numPr>
            </w:pPr>
            <w:r>
              <w:t xml:space="preserve">Fire Services </w:t>
            </w:r>
            <w:r w:rsidR="0064601E">
              <w:t>Property</w:t>
            </w:r>
            <w:r>
              <w:t xml:space="preserve"> Levy – for local councils only</w:t>
            </w:r>
          </w:p>
          <w:p w14:paraId="6C637C28" w14:textId="77777777" w:rsidR="00E93DC6" w:rsidRDefault="00397FC8" w:rsidP="00397FC8">
            <w:pPr>
              <w:pStyle w:val="ListParagraph"/>
              <w:numPr>
                <w:ilvl w:val="2"/>
                <w:numId w:val="1"/>
              </w:numPr>
            </w:pPr>
            <w:r>
              <w:t>Commercial Passenger Vehicle Service Levy</w:t>
            </w:r>
          </w:p>
          <w:p w14:paraId="3F9EEFE9" w14:textId="77777777" w:rsidR="00397FC8" w:rsidRDefault="00397FC8" w:rsidP="00397FC8">
            <w:pPr>
              <w:pStyle w:val="ListParagraph"/>
              <w:numPr>
                <w:ilvl w:val="2"/>
                <w:numId w:val="1"/>
              </w:numPr>
            </w:pPr>
            <w:r>
              <w:t>Wagering and Betting Tax</w:t>
            </w:r>
          </w:p>
          <w:p w14:paraId="4F668E57" w14:textId="77777777" w:rsidR="00397FC8" w:rsidRDefault="00397FC8" w:rsidP="00397FC8">
            <w:pPr>
              <w:pStyle w:val="ListParagraph"/>
              <w:numPr>
                <w:ilvl w:val="1"/>
                <w:numId w:val="1"/>
              </w:numPr>
            </w:pPr>
            <w:r>
              <w:t>Business function specific customer portals exist for the following areas:</w:t>
            </w:r>
          </w:p>
          <w:p w14:paraId="2C6F917F" w14:textId="77777777" w:rsidR="00397FC8" w:rsidRDefault="00397FC8" w:rsidP="00397FC8">
            <w:pPr>
              <w:pStyle w:val="ListParagraph"/>
              <w:numPr>
                <w:ilvl w:val="2"/>
                <w:numId w:val="1"/>
              </w:numPr>
            </w:pPr>
            <w:r>
              <w:t>Autopay</w:t>
            </w:r>
          </w:p>
          <w:p w14:paraId="4F2D9292" w14:textId="77777777" w:rsidR="00397FC8" w:rsidRDefault="00397FC8" w:rsidP="00397FC8">
            <w:pPr>
              <w:pStyle w:val="ListParagraph"/>
              <w:numPr>
                <w:ilvl w:val="2"/>
                <w:numId w:val="1"/>
              </w:numPr>
            </w:pPr>
            <w:r>
              <w:t>Autopay Debt</w:t>
            </w:r>
          </w:p>
          <w:p w14:paraId="225CD849" w14:textId="77777777" w:rsidR="00397FC8" w:rsidRDefault="0064601E" w:rsidP="00397FC8">
            <w:pPr>
              <w:pStyle w:val="ListParagraph"/>
              <w:numPr>
                <w:ilvl w:val="2"/>
                <w:numId w:val="1"/>
              </w:numPr>
            </w:pPr>
            <w:r>
              <w:t>Land Valuation Objection</w:t>
            </w:r>
          </w:p>
          <w:p w14:paraId="5EE23BEA" w14:textId="77777777" w:rsidR="0064601E" w:rsidRDefault="0064601E" w:rsidP="0064601E">
            <w:pPr>
              <w:pStyle w:val="ListParagraph"/>
              <w:numPr>
                <w:ilvl w:val="2"/>
                <w:numId w:val="1"/>
              </w:numPr>
            </w:pPr>
            <w:r>
              <w:t>Land Clearance Certificates (Land Tax s105)</w:t>
            </w:r>
          </w:p>
          <w:p w14:paraId="27E93244" w14:textId="77777777" w:rsidR="006E7C74" w:rsidRDefault="006E7C74" w:rsidP="006E7C74">
            <w:pPr>
              <w:pStyle w:val="ListParagraph"/>
              <w:numPr>
                <w:ilvl w:val="0"/>
                <w:numId w:val="1"/>
              </w:numPr>
              <w:rPr>
                <w:ins w:id="144" w:author="Vienna Kwong" w:date="2021-04-21T15:57:00Z"/>
              </w:rPr>
            </w:pPr>
            <w:ins w:id="145" w:author="Vienna Kwong" w:date="2021-04-21T15:57:00Z">
              <w:r>
                <w:t>External Portals – externally provided customer facing portals that SRO interfaces with.  For example:</w:t>
              </w:r>
            </w:ins>
          </w:p>
          <w:p w14:paraId="383A2B2D" w14:textId="77777777" w:rsidR="006E7C74" w:rsidRDefault="006E7C74" w:rsidP="006E7C74">
            <w:pPr>
              <w:pStyle w:val="ListParagraph"/>
              <w:numPr>
                <w:ilvl w:val="1"/>
                <w:numId w:val="1"/>
              </w:numPr>
              <w:rPr>
                <w:ins w:id="146" w:author="Vienna Kwong" w:date="2021-04-21T15:57:00Z"/>
              </w:rPr>
            </w:pPr>
            <w:ins w:id="147" w:author="Vienna Kwong" w:date="2021-04-21T15:57:00Z">
              <w:r>
                <w:t>PEXA</w:t>
              </w:r>
            </w:ins>
          </w:p>
          <w:p w14:paraId="2A973A56" w14:textId="77777777" w:rsidR="006E7C74" w:rsidRDefault="006E7C74" w:rsidP="006E7C74">
            <w:pPr>
              <w:pStyle w:val="ListParagraph"/>
              <w:numPr>
                <w:ilvl w:val="1"/>
                <w:numId w:val="1"/>
              </w:numPr>
              <w:rPr>
                <w:ins w:id="148" w:author="Vienna Kwong" w:date="2021-04-21T15:57:00Z"/>
              </w:rPr>
            </w:pPr>
            <w:proofErr w:type="spellStart"/>
            <w:ins w:id="149" w:author="Vienna Kwong" w:date="2021-04-21T15:57:00Z">
              <w:r>
                <w:t>myGov</w:t>
              </w:r>
              <w:proofErr w:type="spellEnd"/>
            </w:ins>
          </w:p>
          <w:p w14:paraId="28216038" w14:textId="77777777" w:rsidR="00E93DC6" w:rsidRDefault="0064601E" w:rsidP="00E30FB3">
            <w:pPr>
              <w:pStyle w:val="ListParagraph"/>
              <w:numPr>
                <w:ilvl w:val="0"/>
                <w:numId w:val="1"/>
              </w:numPr>
            </w:pPr>
            <w:bookmarkStart w:id="150" w:name="_GoBack"/>
            <w:bookmarkEnd w:id="150"/>
            <w:r>
              <w:t>Public website</w:t>
            </w:r>
            <w:r w:rsidR="005F0722">
              <w:t xml:space="preserve"> – Customers are able to access a variety of information and tools including:</w:t>
            </w:r>
          </w:p>
          <w:p w14:paraId="23750083" w14:textId="77777777" w:rsidR="0064601E" w:rsidRDefault="0064601E" w:rsidP="0064601E">
            <w:pPr>
              <w:pStyle w:val="ListParagraph"/>
              <w:numPr>
                <w:ilvl w:val="1"/>
                <w:numId w:val="1"/>
              </w:numPr>
            </w:pPr>
            <w:r>
              <w:t>General information and FAQs regarding the Revenue and Grants administered by SRO</w:t>
            </w:r>
          </w:p>
          <w:p w14:paraId="5AA175F5" w14:textId="77777777" w:rsidR="0064601E" w:rsidRDefault="0064601E" w:rsidP="0064601E">
            <w:pPr>
              <w:pStyle w:val="ListParagraph"/>
              <w:numPr>
                <w:ilvl w:val="1"/>
                <w:numId w:val="1"/>
              </w:numPr>
            </w:pPr>
            <w:r>
              <w:t>Access to forms and portals</w:t>
            </w:r>
          </w:p>
          <w:p w14:paraId="7F372612" w14:textId="77777777" w:rsidR="0064601E" w:rsidRDefault="0064601E" w:rsidP="0064601E">
            <w:pPr>
              <w:pStyle w:val="ListParagraph"/>
              <w:numPr>
                <w:ilvl w:val="1"/>
                <w:numId w:val="1"/>
              </w:numPr>
            </w:pPr>
            <w:r>
              <w:lastRenderedPageBreak/>
              <w:t>Make online payments</w:t>
            </w:r>
          </w:p>
          <w:p w14:paraId="01BC7A3A" w14:textId="77777777" w:rsidR="0064601E" w:rsidRDefault="0064601E" w:rsidP="0064601E">
            <w:pPr>
              <w:pStyle w:val="ListParagraph"/>
              <w:numPr>
                <w:ilvl w:val="1"/>
                <w:numId w:val="1"/>
              </w:numPr>
            </w:pPr>
            <w:r>
              <w:t>Calculators</w:t>
            </w:r>
          </w:p>
          <w:p w14:paraId="36A9B5F3" w14:textId="77777777" w:rsidR="0064601E" w:rsidRDefault="0064601E" w:rsidP="0064601E">
            <w:pPr>
              <w:pStyle w:val="ListParagraph"/>
              <w:numPr>
                <w:ilvl w:val="2"/>
                <w:numId w:val="1"/>
              </w:numPr>
            </w:pPr>
            <w:r>
              <w:t>Fire Services Property Levy</w:t>
            </w:r>
          </w:p>
          <w:p w14:paraId="27B5EB92" w14:textId="77777777" w:rsidR="0064601E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Land Tax</w:t>
            </w:r>
          </w:p>
          <w:p w14:paraId="091B04AD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Land Tax Trust</w:t>
            </w:r>
          </w:p>
          <w:p w14:paraId="6C8F2302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Vacant Residential Land Tax</w:t>
            </w:r>
          </w:p>
          <w:p w14:paraId="4A3EEC7A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Land Transfer Duty</w:t>
            </w:r>
          </w:p>
          <w:p w14:paraId="6B02DBC2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Pensioner Land Transfer Duty</w:t>
            </w:r>
          </w:p>
          <w:p w14:paraId="67B5A0B4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General Insurance</w:t>
            </w:r>
          </w:p>
          <w:p w14:paraId="3DE303B7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Livestock Duty</w:t>
            </w:r>
          </w:p>
          <w:p w14:paraId="491253A7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Motor Vehicle Duty</w:t>
            </w:r>
          </w:p>
          <w:p w14:paraId="5F201524" w14:textId="77777777" w:rsidR="005F0722" w:rsidRDefault="005F0722" w:rsidP="0064601E">
            <w:pPr>
              <w:pStyle w:val="ListParagraph"/>
              <w:numPr>
                <w:ilvl w:val="2"/>
                <w:numId w:val="1"/>
              </w:numPr>
            </w:pPr>
            <w:r>
              <w:t>Growth Areas Infrastructure Contribution (GAIC) staged payment interest</w:t>
            </w:r>
          </w:p>
          <w:p w14:paraId="6CD8005C" w14:textId="77777777" w:rsidR="005F0722" w:rsidRDefault="005F0722" w:rsidP="005F0722">
            <w:pPr>
              <w:pStyle w:val="ListParagraph"/>
              <w:numPr>
                <w:ilvl w:val="1"/>
                <w:numId w:val="1"/>
              </w:numPr>
            </w:pPr>
            <w:r>
              <w:t>Customer education</w:t>
            </w:r>
          </w:p>
          <w:p w14:paraId="3592B40C" w14:textId="77777777" w:rsidR="0064601E" w:rsidRDefault="005F0722" w:rsidP="0064601E">
            <w:pPr>
              <w:pStyle w:val="ListParagraph"/>
              <w:numPr>
                <w:ilvl w:val="1"/>
                <w:numId w:val="1"/>
              </w:numPr>
            </w:pPr>
            <w:r>
              <w:t>SRO About Us and Corporate information</w:t>
            </w:r>
          </w:p>
          <w:p w14:paraId="5811F61E" w14:textId="77777777" w:rsidR="00FE587E" w:rsidRDefault="00FE587E" w:rsidP="00FE587E">
            <w:pPr>
              <w:pStyle w:val="ListParagraph"/>
              <w:numPr>
                <w:ilvl w:val="0"/>
                <w:numId w:val="1"/>
              </w:numPr>
            </w:pPr>
            <w:commentRangeStart w:id="151"/>
            <w:commentRangeStart w:id="152"/>
            <w:r>
              <w:t>SMS – not currently available</w:t>
            </w:r>
          </w:p>
          <w:p w14:paraId="441BBADC" w14:textId="77777777" w:rsidR="00FE587E" w:rsidRDefault="00FE587E" w:rsidP="00FE587E">
            <w:pPr>
              <w:pStyle w:val="ListParagraph"/>
              <w:numPr>
                <w:ilvl w:val="0"/>
                <w:numId w:val="1"/>
              </w:numPr>
            </w:pPr>
            <w:r>
              <w:t>Chatbot – not currently available</w:t>
            </w:r>
            <w:commentRangeEnd w:id="151"/>
            <w:r>
              <w:rPr>
                <w:rStyle w:val="CommentReference"/>
              </w:rPr>
              <w:commentReference w:id="151"/>
            </w:r>
            <w:commentRangeEnd w:id="152"/>
            <w:r w:rsidR="00E35CF0">
              <w:rPr>
                <w:rStyle w:val="CommentReference"/>
              </w:rPr>
              <w:commentReference w:id="152"/>
            </w:r>
          </w:p>
          <w:p w14:paraId="72DB3478" w14:textId="77777777" w:rsidR="00FE587E" w:rsidRDefault="00FE587E" w:rsidP="00FE587E">
            <w:pPr>
              <w:pStyle w:val="ListParagraph"/>
              <w:numPr>
                <w:ilvl w:val="0"/>
                <w:numId w:val="1"/>
              </w:numPr>
              <w:rPr>
                <w:ins w:id="153" w:author="Vienna Kwong" w:date="2021-03-05T16:03:00Z"/>
              </w:rPr>
            </w:pPr>
            <w:r>
              <w:t>Over the Counter – no longer available</w:t>
            </w:r>
            <w:ins w:id="154" w:author="Vienna Kwong" w:date="2021-01-21T12:06:00Z">
              <w:r w:rsidR="00E030A6">
                <w:t>, however customers are able to make appointments to meet in person as required</w:t>
              </w:r>
            </w:ins>
          </w:p>
          <w:p w14:paraId="76DC5B37" w14:textId="16F1BF9F" w:rsidR="00D63982" w:rsidRDefault="00D63982" w:rsidP="00FE587E">
            <w:pPr>
              <w:pStyle w:val="ListParagraph"/>
              <w:numPr>
                <w:ilvl w:val="0"/>
                <w:numId w:val="1"/>
              </w:numPr>
            </w:pPr>
            <w:ins w:id="155" w:author="Vienna Kwong" w:date="2021-03-05T16:03:00Z">
              <w:r>
                <w:t>Future??</w:t>
              </w:r>
            </w:ins>
          </w:p>
        </w:tc>
      </w:tr>
      <w:tr w:rsidR="00373721" w14:paraId="467CC119" w14:textId="77777777" w:rsidTr="00E30FB3">
        <w:tc>
          <w:tcPr>
            <w:tcW w:w="1809" w:type="dxa"/>
          </w:tcPr>
          <w:p w14:paraId="00A7B073" w14:textId="77777777" w:rsidR="00373721" w:rsidRDefault="00373721" w:rsidP="00E30FB3">
            <w:r>
              <w:lastRenderedPageBreak/>
              <w:t>Why</w:t>
            </w:r>
          </w:p>
        </w:tc>
        <w:tc>
          <w:tcPr>
            <w:tcW w:w="7433" w:type="dxa"/>
          </w:tcPr>
          <w:p w14:paraId="3C28CF5E" w14:textId="77777777" w:rsidR="00373721" w:rsidRDefault="00373721" w:rsidP="00E30FB3">
            <w:r>
              <w:t xml:space="preserve">Customer Communication </w:t>
            </w:r>
            <w:r w:rsidR="005F0722">
              <w:t>Channels</w:t>
            </w:r>
            <w:r>
              <w:t xml:space="preserve"> enable SRO to:</w:t>
            </w:r>
          </w:p>
          <w:p w14:paraId="04A82DB5" w14:textId="77777777" w:rsidR="00373721" w:rsidRDefault="005F0722" w:rsidP="00E30FB3">
            <w:pPr>
              <w:pStyle w:val="ListParagraph"/>
              <w:numPr>
                <w:ilvl w:val="0"/>
                <w:numId w:val="2"/>
              </w:numPr>
            </w:pPr>
            <w:r>
              <w:t>Offer a variety of inbound and outbound communication options to SRO Customers and customer facing SRO staff</w:t>
            </w:r>
          </w:p>
          <w:p w14:paraId="42EE2E8D" w14:textId="77777777" w:rsidR="00373721" w:rsidRDefault="005F0722" w:rsidP="005F0722">
            <w:pPr>
              <w:pStyle w:val="ListParagraph"/>
              <w:numPr>
                <w:ilvl w:val="0"/>
                <w:numId w:val="2"/>
              </w:numPr>
            </w:pPr>
            <w:r>
              <w:t>Offer digital self-service options to SRO Customers</w:t>
            </w:r>
          </w:p>
        </w:tc>
      </w:tr>
      <w:tr w:rsidR="00373721" w14:paraId="12EC3C4F" w14:textId="77777777" w:rsidTr="00E30FB3">
        <w:tc>
          <w:tcPr>
            <w:tcW w:w="1809" w:type="dxa"/>
          </w:tcPr>
          <w:p w14:paraId="3B08A8CF" w14:textId="77777777" w:rsidR="00373721" w:rsidRDefault="00373721" w:rsidP="00E30FB3">
            <w:r>
              <w:t>Who</w:t>
            </w:r>
          </w:p>
        </w:tc>
        <w:tc>
          <w:tcPr>
            <w:tcW w:w="7433" w:type="dxa"/>
          </w:tcPr>
          <w:p w14:paraId="5640E70A" w14:textId="77777777" w:rsidR="00373721" w:rsidRDefault="00373721" w:rsidP="00E30FB3">
            <w:r>
              <w:t>See Customer Management</w:t>
            </w:r>
          </w:p>
        </w:tc>
      </w:tr>
      <w:tr w:rsidR="00373721" w14:paraId="7E85F3DC" w14:textId="77777777" w:rsidTr="00E30FB3">
        <w:tc>
          <w:tcPr>
            <w:tcW w:w="1809" w:type="dxa"/>
          </w:tcPr>
          <w:p w14:paraId="0BD255BB" w14:textId="77777777" w:rsidR="00373721" w:rsidRDefault="00373721" w:rsidP="00E30FB3"/>
        </w:tc>
        <w:tc>
          <w:tcPr>
            <w:tcW w:w="7433" w:type="dxa"/>
          </w:tcPr>
          <w:p w14:paraId="1F2F8ECC" w14:textId="77777777" w:rsidR="00373721" w:rsidRDefault="00373721" w:rsidP="00E30FB3"/>
        </w:tc>
      </w:tr>
    </w:tbl>
    <w:p w14:paraId="73E93142" w14:textId="77777777" w:rsidR="008A6408" w:rsidRDefault="008A6408" w:rsidP="008A6408"/>
    <w:p w14:paraId="5413B85F" w14:textId="3BA6B46F" w:rsidR="008A6408" w:rsidRDefault="008A6408" w:rsidP="008A6408">
      <w:pPr>
        <w:pStyle w:val="Heading3"/>
      </w:pPr>
      <w:bookmarkStart w:id="156" w:name="_Toc67062776"/>
      <w:r>
        <w:t>Customer Access</w:t>
      </w:r>
      <w:bookmarkEnd w:id="15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4"/>
        <w:gridCol w:w="7252"/>
      </w:tblGrid>
      <w:tr w:rsidR="00144B41" w14:paraId="69308119" w14:textId="77777777" w:rsidTr="00E30FB3">
        <w:tc>
          <w:tcPr>
            <w:tcW w:w="1809" w:type="dxa"/>
          </w:tcPr>
          <w:p w14:paraId="1394F70C" w14:textId="77777777" w:rsidR="00144B41" w:rsidRDefault="00144B41" w:rsidP="00E30FB3">
            <w:r>
              <w:t>What</w:t>
            </w:r>
          </w:p>
        </w:tc>
        <w:tc>
          <w:tcPr>
            <w:tcW w:w="7433" w:type="dxa"/>
          </w:tcPr>
          <w:p w14:paraId="54D6355D" w14:textId="470218CA" w:rsidR="00144B41" w:rsidRDefault="00144B41" w:rsidP="00E30FB3">
            <w:r>
              <w:t xml:space="preserve">Customer Access aims to ensure SRO Customers are able to access (and potentially update or transact on) the information they are entitled to access in as user friendly </w:t>
            </w:r>
            <w:ins w:id="157" w:author="Vienna Kwong" w:date="2021-01-21T09:55:00Z">
              <w:r w:rsidR="00364795">
                <w:t xml:space="preserve">a </w:t>
              </w:r>
            </w:ins>
            <w:r>
              <w:t xml:space="preserve">manner as feasible.  </w:t>
            </w:r>
          </w:p>
          <w:p w14:paraId="38CA1EDB" w14:textId="77777777" w:rsidR="00144B41" w:rsidRDefault="00144B41" w:rsidP="00E30FB3">
            <w:r>
              <w:t>This encompasses:</w:t>
            </w:r>
          </w:p>
          <w:p w14:paraId="3D0E8AE1" w14:textId="77777777" w:rsidR="00144B41" w:rsidRDefault="00144B41" w:rsidP="00E30FB3">
            <w:pPr>
              <w:pStyle w:val="ListParagraph"/>
              <w:numPr>
                <w:ilvl w:val="0"/>
                <w:numId w:val="1"/>
              </w:numPr>
            </w:pPr>
            <w:r>
              <w:t>Customer Verification</w:t>
            </w:r>
          </w:p>
          <w:p w14:paraId="71F2B2FA" w14:textId="77777777" w:rsidR="00144B41" w:rsidRDefault="00144B41" w:rsidP="00E30FB3">
            <w:pPr>
              <w:pStyle w:val="ListParagraph"/>
              <w:numPr>
                <w:ilvl w:val="0"/>
                <w:numId w:val="1"/>
              </w:numPr>
            </w:pPr>
            <w:r>
              <w:t>Customer Access Permissions</w:t>
            </w:r>
          </w:p>
          <w:p w14:paraId="06C9077A" w14:textId="77777777" w:rsidR="00144B41" w:rsidRDefault="00144B41" w:rsidP="00E30FB3">
            <w:pPr>
              <w:pStyle w:val="ListParagraph"/>
              <w:numPr>
                <w:ilvl w:val="0"/>
                <w:numId w:val="1"/>
              </w:numPr>
            </w:pPr>
            <w:r>
              <w:t>Single Customer Portal</w:t>
            </w:r>
          </w:p>
        </w:tc>
      </w:tr>
      <w:tr w:rsidR="00144B41" w14:paraId="6CEBC65F" w14:textId="77777777" w:rsidTr="00E30FB3">
        <w:tc>
          <w:tcPr>
            <w:tcW w:w="1809" w:type="dxa"/>
          </w:tcPr>
          <w:p w14:paraId="04D59B9D" w14:textId="77777777" w:rsidR="00144B41" w:rsidRDefault="00144B41" w:rsidP="00E30FB3">
            <w:r>
              <w:t>Why</w:t>
            </w:r>
          </w:p>
        </w:tc>
        <w:tc>
          <w:tcPr>
            <w:tcW w:w="7433" w:type="dxa"/>
          </w:tcPr>
          <w:p w14:paraId="11BF8F5C" w14:textId="77777777" w:rsidR="00144B41" w:rsidRDefault="00144B41" w:rsidP="00E30FB3">
            <w:r>
              <w:t>Customer Access enables SRO to:</w:t>
            </w:r>
          </w:p>
          <w:p w14:paraId="7CEB6E2C" w14:textId="77777777" w:rsidR="00144B41" w:rsidRDefault="00144B41" w:rsidP="00E30FB3">
            <w:pPr>
              <w:pStyle w:val="ListParagraph"/>
              <w:numPr>
                <w:ilvl w:val="0"/>
                <w:numId w:val="2"/>
              </w:numPr>
            </w:pPr>
            <w:r>
              <w:t>Ensure that the identity of SRO Customers are adequately verified before allowing access/update/transact privileges</w:t>
            </w:r>
          </w:p>
          <w:p w14:paraId="6EEE7F33" w14:textId="572311DF" w:rsidR="00144B41" w:rsidRDefault="00144B41" w:rsidP="00E30FB3">
            <w:pPr>
              <w:pStyle w:val="ListParagraph"/>
              <w:numPr>
                <w:ilvl w:val="0"/>
                <w:numId w:val="2"/>
              </w:numPr>
            </w:pPr>
            <w:del w:id="158" w:author="Vienna Kwong" w:date="2021-01-21T09:56:00Z">
              <w:r w:rsidDel="00364795">
                <w:delText xml:space="preserve">Specify </w:delText>
              </w:r>
            </w:del>
            <w:ins w:id="159" w:author="Vienna Kwong" w:date="2021-01-21T09:56:00Z">
              <w:r w:rsidR="00364795">
                <w:t xml:space="preserve">Define </w:t>
              </w:r>
            </w:ins>
            <w:r>
              <w:t>and apply permission rules, particularly where complex customer relationships exists, e.g. joint ownerships, trust/</w:t>
            </w:r>
            <w:r w:rsidR="00704D0B">
              <w:t xml:space="preserve"> </w:t>
            </w:r>
            <w:r>
              <w:t>trustee/</w:t>
            </w:r>
            <w:r w:rsidR="00704D0B">
              <w:t xml:space="preserve"> </w:t>
            </w:r>
            <w:r>
              <w:t xml:space="preserve">beneficiary, </w:t>
            </w:r>
            <w:r w:rsidR="00253F64">
              <w:t>group/group members, third party representatives such as estate/executors, insolvency practitioners etc.</w:t>
            </w:r>
          </w:p>
          <w:p w14:paraId="4E92B30D" w14:textId="77777777" w:rsidR="00144B41" w:rsidRDefault="00B44886" w:rsidP="00253F64">
            <w:pPr>
              <w:pStyle w:val="ListParagraph"/>
              <w:numPr>
                <w:ilvl w:val="0"/>
                <w:numId w:val="2"/>
              </w:numPr>
            </w:pPr>
            <w:r>
              <w:t>Provide a modern digital customer experience for SRO Customers through seamless secure access to information and transactions relevant to their interactions with SRO.</w:t>
            </w:r>
          </w:p>
        </w:tc>
      </w:tr>
      <w:tr w:rsidR="00144B41" w14:paraId="0F4F7978" w14:textId="77777777" w:rsidTr="00E30FB3">
        <w:tc>
          <w:tcPr>
            <w:tcW w:w="1809" w:type="dxa"/>
          </w:tcPr>
          <w:p w14:paraId="2C2623BF" w14:textId="77777777" w:rsidR="00144B41" w:rsidRDefault="00144B41" w:rsidP="00E30FB3">
            <w:r>
              <w:t>Who</w:t>
            </w:r>
          </w:p>
        </w:tc>
        <w:tc>
          <w:tcPr>
            <w:tcW w:w="7433" w:type="dxa"/>
          </w:tcPr>
          <w:p w14:paraId="4E362C54" w14:textId="77777777" w:rsidR="00144B41" w:rsidRDefault="00144B41" w:rsidP="00E30FB3">
            <w:r>
              <w:t>See Customer Management</w:t>
            </w:r>
          </w:p>
        </w:tc>
      </w:tr>
      <w:tr w:rsidR="00144B41" w14:paraId="038D44DE" w14:textId="77777777" w:rsidTr="00E30FB3">
        <w:tc>
          <w:tcPr>
            <w:tcW w:w="1809" w:type="dxa"/>
          </w:tcPr>
          <w:p w14:paraId="76F3BA18" w14:textId="77777777" w:rsidR="00144B41" w:rsidRDefault="00144B41" w:rsidP="00E30FB3"/>
        </w:tc>
        <w:tc>
          <w:tcPr>
            <w:tcW w:w="7433" w:type="dxa"/>
          </w:tcPr>
          <w:p w14:paraId="7F373230" w14:textId="77777777" w:rsidR="00144B41" w:rsidRDefault="00144B41" w:rsidP="00E30FB3"/>
        </w:tc>
      </w:tr>
    </w:tbl>
    <w:p w14:paraId="5D979BA3" w14:textId="77777777" w:rsidR="00144B41" w:rsidRPr="00144B41" w:rsidRDefault="00144B41" w:rsidP="00144B41"/>
    <w:p w14:paraId="1C3AB5C0" w14:textId="77777777" w:rsidR="008A6408" w:rsidRDefault="008A6408" w:rsidP="008A6408">
      <w:pPr>
        <w:pStyle w:val="Heading4"/>
      </w:pPr>
      <w:bookmarkStart w:id="160" w:name="_Toc67062777"/>
      <w:r>
        <w:lastRenderedPageBreak/>
        <w:t>Customer Verification</w:t>
      </w:r>
      <w:bookmarkEnd w:id="16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49"/>
        <w:gridCol w:w="7267"/>
      </w:tblGrid>
      <w:tr w:rsidR="00253F64" w14:paraId="285C755A" w14:textId="77777777" w:rsidTr="00E30FB3">
        <w:tc>
          <w:tcPr>
            <w:tcW w:w="1809" w:type="dxa"/>
          </w:tcPr>
          <w:p w14:paraId="135B520E" w14:textId="77777777" w:rsidR="00253F64" w:rsidRDefault="00253F64" w:rsidP="00E30FB3">
            <w:r>
              <w:t>What</w:t>
            </w:r>
          </w:p>
        </w:tc>
        <w:tc>
          <w:tcPr>
            <w:tcW w:w="7433" w:type="dxa"/>
          </w:tcPr>
          <w:p w14:paraId="3167AB9E" w14:textId="77777777" w:rsidR="00253F64" w:rsidRDefault="00253F64" w:rsidP="00E30FB3">
            <w:r>
              <w:t xml:space="preserve">Customer Verification covers the customer identifiers, rules and process that allow an SRO Customer to ‘prove’ their identity.  </w:t>
            </w:r>
          </w:p>
          <w:p w14:paraId="712F9FA4" w14:textId="77777777" w:rsidR="00253F64" w:rsidRDefault="00253F64" w:rsidP="00E30FB3">
            <w:r>
              <w:t>This encompasses verification at different levels, including:</w:t>
            </w:r>
          </w:p>
          <w:p w14:paraId="4B0C4F36" w14:textId="77777777" w:rsidR="00253F64" w:rsidRDefault="00253F64" w:rsidP="00E30FB3">
            <w:pPr>
              <w:pStyle w:val="ListParagraph"/>
              <w:numPr>
                <w:ilvl w:val="0"/>
                <w:numId w:val="1"/>
              </w:numPr>
            </w:pPr>
            <w:r>
              <w:t>Over the phone</w:t>
            </w:r>
          </w:p>
          <w:p w14:paraId="3247B58B" w14:textId="77777777" w:rsidR="00253F64" w:rsidRDefault="00253F64" w:rsidP="00E30FB3">
            <w:pPr>
              <w:pStyle w:val="ListParagraph"/>
              <w:numPr>
                <w:ilvl w:val="0"/>
                <w:numId w:val="1"/>
              </w:numPr>
            </w:pPr>
            <w:r>
              <w:t>Inbound written correspondence/requests/applications</w:t>
            </w:r>
          </w:p>
          <w:p w14:paraId="040C50B2" w14:textId="77777777" w:rsidR="00F43D41" w:rsidRDefault="00253F64" w:rsidP="00F43D41">
            <w:pPr>
              <w:pStyle w:val="ListParagraph"/>
              <w:numPr>
                <w:ilvl w:val="0"/>
                <w:numId w:val="1"/>
              </w:numPr>
            </w:pPr>
            <w:r>
              <w:t>Self-r</w:t>
            </w:r>
            <w:r w:rsidR="00B574DD">
              <w:t>egistration</w:t>
            </w:r>
            <w:r>
              <w:t xml:space="preserve"> for a revenue line</w:t>
            </w:r>
          </w:p>
          <w:p w14:paraId="67805CCE" w14:textId="77777777" w:rsidR="00253F64" w:rsidRDefault="00B574DD" w:rsidP="00253F64">
            <w:pPr>
              <w:pStyle w:val="ListParagraph"/>
              <w:numPr>
                <w:ilvl w:val="0"/>
                <w:numId w:val="1"/>
              </w:numPr>
            </w:pPr>
            <w:r>
              <w:t>Self-registration</w:t>
            </w:r>
            <w:r w:rsidR="00253F64">
              <w:t xml:space="preserve"> for portal access</w:t>
            </w:r>
            <w:r>
              <w:t xml:space="preserve"> (existing revenue line registration)</w:t>
            </w:r>
          </w:p>
          <w:p w14:paraId="4275481E" w14:textId="77777777" w:rsidR="00253F64" w:rsidRDefault="00B574DD" w:rsidP="00253F64">
            <w:pPr>
              <w:pStyle w:val="ListParagraph"/>
              <w:numPr>
                <w:ilvl w:val="0"/>
                <w:numId w:val="1"/>
              </w:numPr>
            </w:pPr>
            <w:r>
              <w:t>Existing portal user login/forgot password authentication</w:t>
            </w:r>
          </w:p>
        </w:tc>
      </w:tr>
      <w:tr w:rsidR="00253F64" w14:paraId="0A4873C9" w14:textId="77777777" w:rsidTr="00E30FB3">
        <w:tc>
          <w:tcPr>
            <w:tcW w:w="1809" w:type="dxa"/>
          </w:tcPr>
          <w:p w14:paraId="7E0EB7FC" w14:textId="77777777" w:rsidR="00253F64" w:rsidRDefault="00253F64" w:rsidP="00E30FB3">
            <w:r>
              <w:t>Why</w:t>
            </w:r>
          </w:p>
        </w:tc>
        <w:tc>
          <w:tcPr>
            <w:tcW w:w="7433" w:type="dxa"/>
          </w:tcPr>
          <w:p w14:paraId="15B54AE4" w14:textId="77777777" w:rsidR="00253F64" w:rsidRDefault="00253F64" w:rsidP="00E30FB3">
            <w:r>
              <w:t xml:space="preserve">Customer </w:t>
            </w:r>
            <w:r w:rsidR="00B574DD">
              <w:t>Verification</w:t>
            </w:r>
            <w:r>
              <w:t xml:space="preserve"> enables SRO to:</w:t>
            </w:r>
          </w:p>
          <w:p w14:paraId="6706C88B" w14:textId="77777777" w:rsidR="00253F64" w:rsidRDefault="00253F64" w:rsidP="00B574DD">
            <w:pPr>
              <w:pStyle w:val="ListParagraph"/>
              <w:numPr>
                <w:ilvl w:val="0"/>
                <w:numId w:val="2"/>
              </w:numPr>
            </w:pPr>
            <w:r>
              <w:t>Ensure that the identity of SRO Customers are adequately verified before allowing access/update/transact privileges</w:t>
            </w:r>
          </w:p>
        </w:tc>
      </w:tr>
      <w:tr w:rsidR="00253F64" w14:paraId="4E133AF7" w14:textId="77777777" w:rsidTr="00E30FB3">
        <w:tc>
          <w:tcPr>
            <w:tcW w:w="1809" w:type="dxa"/>
          </w:tcPr>
          <w:p w14:paraId="188EA017" w14:textId="77777777" w:rsidR="00253F64" w:rsidRDefault="00253F64" w:rsidP="00E30FB3">
            <w:r>
              <w:t>Who</w:t>
            </w:r>
          </w:p>
        </w:tc>
        <w:tc>
          <w:tcPr>
            <w:tcW w:w="7433" w:type="dxa"/>
          </w:tcPr>
          <w:p w14:paraId="32A0636E" w14:textId="77777777" w:rsidR="00253F64" w:rsidRDefault="00253F64" w:rsidP="00E30FB3">
            <w:r>
              <w:t>See Customer Management</w:t>
            </w:r>
          </w:p>
        </w:tc>
      </w:tr>
      <w:tr w:rsidR="00253F64" w14:paraId="48925358" w14:textId="77777777" w:rsidTr="00E30FB3">
        <w:tc>
          <w:tcPr>
            <w:tcW w:w="1809" w:type="dxa"/>
          </w:tcPr>
          <w:p w14:paraId="52CA04EC" w14:textId="77777777" w:rsidR="00253F64" w:rsidRDefault="00253F64" w:rsidP="00E30FB3"/>
        </w:tc>
        <w:tc>
          <w:tcPr>
            <w:tcW w:w="7433" w:type="dxa"/>
          </w:tcPr>
          <w:p w14:paraId="2B2BC0DB" w14:textId="77777777" w:rsidR="00253F64" w:rsidRDefault="00253F64" w:rsidP="00E30FB3"/>
        </w:tc>
      </w:tr>
    </w:tbl>
    <w:p w14:paraId="3094433E" w14:textId="77777777" w:rsidR="00253F64" w:rsidRPr="00253F64" w:rsidRDefault="00253F64" w:rsidP="00253F64"/>
    <w:p w14:paraId="42E4670F" w14:textId="77777777" w:rsidR="008A6408" w:rsidRPr="00F43D41" w:rsidRDefault="008A6408" w:rsidP="008A6408">
      <w:pPr>
        <w:pStyle w:val="Heading4"/>
      </w:pPr>
      <w:bookmarkStart w:id="161" w:name="_Toc67062778"/>
      <w:r w:rsidRPr="00F43D41">
        <w:t>Customer Access Permissions</w:t>
      </w:r>
      <w:bookmarkEnd w:id="16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2"/>
        <w:gridCol w:w="7254"/>
      </w:tblGrid>
      <w:tr w:rsidR="00CC0419" w14:paraId="40B83A8C" w14:textId="77777777" w:rsidTr="00E30FB3">
        <w:tc>
          <w:tcPr>
            <w:tcW w:w="1809" w:type="dxa"/>
          </w:tcPr>
          <w:p w14:paraId="4F527381" w14:textId="77777777" w:rsidR="00CC0419" w:rsidRDefault="00CC0419" w:rsidP="00E30FB3">
            <w:r>
              <w:t>What</w:t>
            </w:r>
          </w:p>
        </w:tc>
        <w:tc>
          <w:tcPr>
            <w:tcW w:w="7433" w:type="dxa"/>
          </w:tcPr>
          <w:p w14:paraId="2925F986" w14:textId="77777777" w:rsidR="00CC0419" w:rsidRDefault="00CC0419" w:rsidP="00E30FB3">
            <w:r>
              <w:t xml:space="preserve">Customer Access Permissions specifies and applies the permission rules regarding what information a customer is allowed to access, update and/or transact upon.  </w:t>
            </w:r>
          </w:p>
          <w:p w14:paraId="30E26578" w14:textId="77777777" w:rsidR="00CC0419" w:rsidRDefault="00CC0419" w:rsidP="00E30FB3">
            <w:r>
              <w:t>This encompasses permissions at different levels, including (but not limited to):</w:t>
            </w:r>
          </w:p>
          <w:p w14:paraId="785B739F" w14:textId="77777777" w:rsidR="00CC0419" w:rsidRDefault="00CC0419" w:rsidP="00E30FB3">
            <w:pPr>
              <w:pStyle w:val="ListParagraph"/>
              <w:numPr>
                <w:ilvl w:val="0"/>
                <w:numId w:val="1"/>
              </w:numPr>
            </w:pPr>
            <w:r>
              <w:t>Customer Types</w:t>
            </w:r>
            <w:r w:rsidR="00F43D41">
              <w:t xml:space="preserve"> and Roles</w:t>
            </w:r>
            <w:r>
              <w:t xml:space="preserve"> - e.g. who can access information on behalf a Company, Organisation, Trust, Joint Ownership, Land Tax/Payroll Tax Group etc.</w:t>
            </w:r>
          </w:p>
          <w:p w14:paraId="676FA274" w14:textId="77777777" w:rsidR="000E7174" w:rsidRDefault="00F43D41" w:rsidP="00F43D41">
            <w:pPr>
              <w:pStyle w:val="ListParagraph"/>
              <w:numPr>
                <w:ilvl w:val="0"/>
                <w:numId w:val="1"/>
              </w:numPr>
            </w:pPr>
            <w:r>
              <w:t>Portal User Roles – e.g. at a revenue line portal level, an SRO Customer may have multiple users with different roles that limit access to certain information or transactions.</w:t>
            </w:r>
          </w:p>
        </w:tc>
      </w:tr>
      <w:tr w:rsidR="00CC0419" w14:paraId="6EF3A98E" w14:textId="77777777" w:rsidTr="00E30FB3">
        <w:tc>
          <w:tcPr>
            <w:tcW w:w="1809" w:type="dxa"/>
          </w:tcPr>
          <w:p w14:paraId="76AAD0BE" w14:textId="77777777" w:rsidR="00CC0419" w:rsidRDefault="00CC0419" w:rsidP="00E30FB3">
            <w:r>
              <w:t>Why</w:t>
            </w:r>
          </w:p>
        </w:tc>
        <w:tc>
          <w:tcPr>
            <w:tcW w:w="7433" w:type="dxa"/>
          </w:tcPr>
          <w:p w14:paraId="1216F898" w14:textId="77777777" w:rsidR="00CC0419" w:rsidRDefault="00CC0419" w:rsidP="00E30FB3">
            <w:r>
              <w:t>Customer Access enables SRO to:</w:t>
            </w:r>
          </w:p>
          <w:p w14:paraId="164BA488" w14:textId="4EEEEED7" w:rsidR="00CC0419" w:rsidRDefault="00CC0419" w:rsidP="000E7174">
            <w:pPr>
              <w:pStyle w:val="ListParagraph"/>
              <w:numPr>
                <w:ilvl w:val="0"/>
                <w:numId w:val="2"/>
              </w:numPr>
            </w:pPr>
            <w:del w:id="162" w:author="Vienna Kwong" w:date="2021-01-21T09:58:00Z">
              <w:r w:rsidDel="00364795">
                <w:delText xml:space="preserve">Specify </w:delText>
              </w:r>
            </w:del>
            <w:ins w:id="163" w:author="Vienna Kwong" w:date="2021-01-21T09:58:00Z">
              <w:r w:rsidR="00364795">
                <w:t xml:space="preserve">Define </w:t>
              </w:r>
            </w:ins>
            <w:r>
              <w:t>and apply permission rules, particularly where complex customer relationships exists, e.g. joint ownerships, trust/trustee/beneficiary, group/group members, third party representatives such as estate/executors, insolvency practitioners etc.</w:t>
            </w:r>
          </w:p>
        </w:tc>
      </w:tr>
      <w:tr w:rsidR="00CC0419" w14:paraId="44D7C9B6" w14:textId="77777777" w:rsidTr="00E30FB3">
        <w:tc>
          <w:tcPr>
            <w:tcW w:w="1809" w:type="dxa"/>
          </w:tcPr>
          <w:p w14:paraId="14BC969D" w14:textId="77777777" w:rsidR="00CC0419" w:rsidRDefault="00CC0419" w:rsidP="00E30FB3">
            <w:r>
              <w:t>Who</w:t>
            </w:r>
          </w:p>
        </w:tc>
        <w:tc>
          <w:tcPr>
            <w:tcW w:w="7433" w:type="dxa"/>
          </w:tcPr>
          <w:p w14:paraId="21EAB96A" w14:textId="77777777" w:rsidR="00CC0419" w:rsidRDefault="00CC0419" w:rsidP="00E30FB3">
            <w:r>
              <w:t>See Customer Management</w:t>
            </w:r>
          </w:p>
        </w:tc>
      </w:tr>
      <w:tr w:rsidR="00CC0419" w14:paraId="2A9BBF14" w14:textId="77777777" w:rsidTr="00E30FB3">
        <w:tc>
          <w:tcPr>
            <w:tcW w:w="1809" w:type="dxa"/>
          </w:tcPr>
          <w:p w14:paraId="2562196B" w14:textId="77777777" w:rsidR="00CC0419" w:rsidRDefault="00CC0419" w:rsidP="00E30FB3"/>
        </w:tc>
        <w:tc>
          <w:tcPr>
            <w:tcW w:w="7433" w:type="dxa"/>
          </w:tcPr>
          <w:p w14:paraId="3F75F098" w14:textId="77777777" w:rsidR="00CC0419" w:rsidRDefault="00CC0419" w:rsidP="00E30FB3"/>
        </w:tc>
      </w:tr>
    </w:tbl>
    <w:p w14:paraId="33FE1D29" w14:textId="77777777" w:rsidR="00CC0419" w:rsidRPr="00CC0419" w:rsidRDefault="00CC0419" w:rsidP="00CC0419"/>
    <w:p w14:paraId="36B17EE5" w14:textId="77777777" w:rsidR="008A6408" w:rsidRPr="008A6408" w:rsidRDefault="00B44886" w:rsidP="008A6408">
      <w:pPr>
        <w:pStyle w:val="Heading4"/>
      </w:pPr>
      <w:bookmarkStart w:id="164" w:name="_Toc67062779"/>
      <w:r>
        <w:t>One-Stop</w:t>
      </w:r>
      <w:r w:rsidR="008A6408">
        <w:t xml:space="preserve"> Customer Portal</w:t>
      </w:r>
      <w:bookmarkEnd w:id="16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4"/>
        <w:gridCol w:w="7252"/>
      </w:tblGrid>
      <w:tr w:rsidR="00F43D41" w14:paraId="1D685301" w14:textId="77777777" w:rsidTr="00E30FB3">
        <w:tc>
          <w:tcPr>
            <w:tcW w:w="1809" w:type="dxa"/>
          </w:tcPr>
          <w:p w14:paraId="525DD83A" w14:textId="77777777" w:rsidR="00F43D41" w:rsidRDefault="00F43D41" w:rsidP="00E30FB3">
            <w:r>
              <w:t>What</w:t>
            </w:r>
          </w:p>
        </w:tc>
        <w:tc>
          <w:tcPr>
            <w:tcW w:w="7433" w:type="dxa"/>
          </w:tcPr>
          <w:p w14:paraId="753D1C62" w14:textId="77777777" w:rsidR="00F43D41" w:rsidRDefault="00B44886" w:rsidP="00E30FB3">
            <w:r>
              <w:t>One-Stop</w:t>
            </w:r>
            <w:r w:rsidR="00E32414">
              <w:t xml:space="preserve"> Customer Portal aims to provide a central point where SRO customers are able to access information and transact across all relevant revenue lines</w:t>
            </w:r>
            <w:r w:rsidR="00F43D41">
              <w:t xml:space="preserve">.  </w:t>
            </w:r>
          </w:p>
          <w:p w14:paraId="4476CA58" w14:textId="77777777" w:rsidR="00F43D41" w:rsidRDefault="00F43D41" w:rsidP="00E30FB3">
            <w:r>
              <w:t>This encompasses:</w:t>
            </w:r>
          </w:p>
          <w:p w14:paraId="1C3D7DCB" w14:textId="77777777" w:rsidR="00F43D41" w:rsidRDefault="00E32414" w:rsidP="00E30FB3">
            <w:pPr>
              <w:pStyle w:val="ListParagraph"/>
              <w:numPr>
                <w:ilvl w:val="0"/>
                <w:numId w:val="1"/>
              </w:numPr>
            </w:pPr>
            <w:r>
              <w:t xml:space="preserve">Facilitating single-sign-on access via external portals, such as </w:t>
            </w:r>
            <w:proofErr w:type="spellStart"/>
            <w:r>
              <w:t>myGov</w:t>
            </w:r>
            <w:proofErr w:type="spellEnd"/>
            <w:r>
              <w:t>.</w:t>
            </w:r>
          </w:p>
          <w:p w14:paraId="7E0F96D4" w14:textId="77777777" w:rsidR="00E32414" w:rsidRDefault="008C09FF" w:rsidP="00E30FB3">
            <w:pPr>
              <w:pStyle w:val="ListParagraph"/>
              <w:numPr>
                <w:ilvl w:val="0"/>
                <w:numId w:val="1"/>
              </w:numPr>
            </w:pPr>
            <w:r>
              <w:t>Single-</w:t>
            </w:r>
            <w:r w:rsidR="00E32414">
              <w:t>sign</w:t>
            </w:r>
            <w:r>
              <w:t>-</w:t>
            </w:r>
            <w:r w:rsidR="00E32414">
              <w:t xml:space="preserve">on access </w:t>
            </w:r>
            <w:r>
              <w:t>to all relevant revenue lines</w:t>
            </w:r>
          </w:p>
          <w:p w14:paraId="371A4B29" w14:textId="77777777" w:rsidR="008C09FF" w:rsidRDefault="008C09FF" w:rsidP="00E30FB3">
            <w:pPr>
              <w:pStyle w:val="ListParagraph"/>
              <w:numPr>
                <w:ilvl w:val="0"/>
                <w:numId w:val="1"/>
              </w:numPr>
            </w:pPr>
            <w:r>
              <w:t>Standard Customer Portal features such as:</w:t>
            </w:r>
          </w:p>
          <w:p w14:paraId="06C23F63" w14:textId="77777777" w:rsidR="008C09FF" w:rsidRDefault="008C09FF" w:rsidP="008C09FF">
            <w:pPr>
              <w:pStyle w:val="ListParagraph"/>
              <w:numPr>
                <w:ilvl w:val="1"/>
                <w:numId w:val="1"/>
              </w:numPr>
            </w:pPr>
            <w:r>
              <w:t>Online user dashboard</w:t>
            </w:r>
          </w:p>
          <w:p w14:paraId="6506641F" w14:textId="77777777" w:rsidR="008C09FF" w:rsidRDefault="008C09FF" w:rsidP="008C09FF">
            <w:pPr>
              <w:pStyle w:val="ListParagraph"/>
              <w:numPr>
                <w:ilvl w:val="1"/>
                <w:numId w:val="1"/>
              </w:numPr>
            </w:pPr>
            <w:r>
              <w:t>Digital inbox</w:t>
            </w:r>
          </w:p>
          <w:p w14:paraId="413BEB14" w14:textId="77777777" w:rsidR="008C09FF" w:rsidRDefault="008C09FF" w:rsidP="008C09FF">
            <w:pPr>
              <w:pStyle w:val="ListParagraph"/>
              <w:numPr>
                <w:ilvl w:val="1"/>
                <w:numId w:val="1"/>
              </w:numPr>
            </w:pPr>
            <w:r>
              <w:t>User account maintenance</w:t>
            </w:r>
          </w:p>
          <w:p w14:paraId="32B634BC" w14:textId="77777777" w:rsidR="00B44886" w:rsidRDefault="00B44886" w:rsidP="008C09FF">
            <w:pPr>
              <w:pStyle w:val="ListParagraph"/>
              <w:numPr>
                <w:ilvl w:val="1"/>
                <w:numId w:val="1"/>
              </w:numPr>
            </w:pPr>
            <w:r>
              <w:t>Self-service Customer communication preferences</w:t>
            </w:r>
          </w:p>
          <w:p w14:paraId="1311DB4E" w14:textId="77777777" w:rsidR="008C09FF" w:rsidRDefault="008C09FF" w:rsidP="008C09FF">
            <w:pPr>
              <w:pStyle w:val="ListParagraph"/>
              <w:numPr>
                <w:ilvl w:val="1"/>
                <w:numId w:val="1"/>
              </w:numPr>
            </w:pPr>
            <w:r>
              <w:t>Unified customer experience</w:t>
            </w:r>
          </w:p>
          <w:p w14:paraId="2F16EBFF" w14:textId="77777777" w:rsidR="008C09FF" w:rsidRDefault="008C09FF" w:rsidP="008C09FF">
            <w:pPr>
              <w:pStyle w:val="ListParagraph"/>
              <w:numPr>
                <w:ilvl w:val="1"/>
                <w:numId w:val="1"/>
              </w:numPr>
            </w:pPr>
            <w:r>
              <w:lastRenderedPageBreak/>
              <w:t>Responsive and multi-device friendly design</w:t>
            </w:r>
          </w:p>
        </w:tc>
      </w:tr>
      <w:tr w:rsidR="00F43D41" w14:paraId="6CF1B714" w14:textId="77777777" w:rsidTr="00E30FB3">
        <w:tc>
          <w:tcPr>
            <w:tcW w:w="1809" w:type="dxa"/>
          </w:tcPr>
          <w:p w14:paraId="46451E23" w14:textId="77777777" w:rsidR="00F43D41" w:rsidRDefault="00F43D41" w:rsidP="00E30FB3">
            <w:r>
              <w:lastRenderedPageBreak/>
              <w:t>Why</w:t>
            </w:r>
          </w:p>
        </w:tc>
        <w:tc>
          <w:tcPr>
            <w:tcW w:w="7433" w:type="dxa"/>
          </w:tcPr>
          <w:p w14:paraId="64A1F735" w14:textId="77777777" w:rsidR="00F43D41" w:rsidRDefault="00B44886" w:rsidP="00E30FB3">
            <w:r>
              <w:t>One-Stop Customer Portal</w:t>
            </w:r>
            <w:r w:rsidR="00F43D41">
              <w:t xml:space="preserve"> enables SRO to:</w:t>
            </w:r>
          </w:p>
          <w:p w14:paraId="3495ABEF" w14:textId="77777777" w:rsidR="00F43D41" w:rsidRDefault="00F43D41" w:rsidP="00B44886">
            <w:pPr>
              <w:pStyle w:val="ListParagraph"/>
              <w:numPr>
                <w:ilvl w:val="0"/>
                <w:numId w:val="2"/>
              </w:numPr>
            </w:pPr>
            <w:r>
              <w:t xml:space="preserve">Provide a </w:t>
            </w:r>
            <w:r w:rsidR="00B44886">
              <w:t>modern digital customer experience for SRO Customers through seamless secure access to information and transactions relevant to their interactions with SRO.</w:t>
            </w:r>
          </w:p>
        </w:tc>
      </w:tr>
      <w:tr w:rsidR="00F43D41" w14:paraId="59A90960" w14:textId="77777777" w:rsidTr="00E30FB3">
        <w:tc>
          <w:tcPr>
            <w:tcW w:w="1809" w:type="dxa"/>
          </w:tcPr>
          <w:p w14:paraId="10097081" w14:textId="77777777" w:rsidR="00F43D41" w:rsidRDefault="00F43D41" w:rsidP="00E30FB3">
            <w:r>
              <w:t>Who</w:t>
            </w:r>
          </w:p>
        </w:tc>
        <w:tc>
          <w:tcPr>
            <w:tcW w:w="7433" w:type="dxa"/>
          </w:tcPr>
          <w:p w14:paraId="552DD09D" w14:textId="77777777" w:rsidR="00F43D41" w:rsidRDefault="00F43D41" w:rsidP="00E30FB3">
            <w:r>
              <w:t>See Customer Management</w:t>
            </w:r>
          </w:p>
        </w:tc>
      </w:tr>
      <w:tr w:rsidR="00F43D41" w14:paraId="51C36247" w14:textId="77777777" w:rsidTr="00E30FB3">
        <w:tc>
          <w:tcPr>
            <w:tcW w:w="1809" w:type="dxa"/>
          </w:tcPr>
          <w:p w14:paraId="44D988C2" w14:textId="77777777" w:rsidR="00F43D41" w:rsidRDefault="00F43D41" w:rsidP="00E30FB3"/>
        </w:tc>
        <w:tc>
          <w:tcPr>
            <w:tcW w:w="7433" w:type="dxa"/>
          </w:tcPr>
          <w:p w14:paraId="68604EFE" w14:textId="77777777" w:rsidR="00F43D41" w:rsidRDefault="00F43D41" w:rsidP="00E30FB3"/>
        </w:tc>
      </w:tr>
    </w:tbl>
    <w:p w14:paraId="4F9E2F3C" w14:textId="77777777" w:rsidR="008A6408" w:rsidRPr="008A6408" w:rsidRDefault="008A6408" w:rsidP="008A6408"/>
    <w:p w14:paraId="0286EACA" w14:textId="77777777" w:rsidR="008A6408" w:rsidRDefault="008A6408" w:rsidP="0005780D"/>
    <w:sectPr w:rsidR="008A640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4" w:author="Vienna Kwong" w:date="2021-01-05T17:00:00Z" w:initials="VK">
    <w:p w14:paraId="5910E02F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Need to include other revenue lines: DAS, VLT, CGL, UCM</w:t>
      </w:r>
    </w:p>
  </w:comment>
  <w:comment w:id="42" w:author="Vienna Kwong" w:date="2021-01-06T16:13:00Z" w:initials="VK">
    <w:p w14:paraId="77753DD2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Should this live back with Customer Maintenance instead of here?</w:t>
      </w:r>
    </w:p>
  </w:comment>
  <w:comment w:id="43" w:author="Brendan Harrison" w:date="2021-03-15T15:51:00Z" w:initials="BH">
    <w:p w14:paraId="6C9CE52D" w14:textId="627E92A6" w:rsidR="009D46DA" w:rsidRDefault="009D46DA">
      <w:pPr>
        <w:pStyle w:val="CommentText"/>
      </w:pPr>
      <w:r>
        <w:rPr>
          <w:rStyle w:val="CommentReference"/>
        </w:rPr>
        <w:annotationRef/>
      </w:r>
      <w:r>
        <w:t>My view would be to keep it separate as it shows that there is a general need to maintain the history of customer records.  This is not specific just to customer details but other aspects of the customer record.</w:t>
      </w:r>
    </w:p>
  </w:comment>
  <w:comment w:id="52" w:author="Brendan Harrison" w:date="2021-03-15T15:58:00Z" w:initials="BH">
    <w:p w14:paraId="45F8941A" w14:textId="15420378" w:rsidR="009D46DA" w:rsidRDefault="009D46DA">
      <w:pPr>
        <w:pStyle w:val="CommentText"/>
      </w:pPr>
      <w:r>
        <w:rPr>
          <w:rStyle w:val="CommentReference"/>
        </w:rPr>
        <w:annotationRef/>
      </w:r>
      <w:r>
        <w:t xml:space="preserve">Vienna.  There is some work that we hope to do in the DCS space around digital customer service preferences around </w:t>
      </w:r>
      <w:proofErr w:type="spellStart"/>
      <w:r>
        <w:t>myGov</w:t>
      </w:r>
      <w:proofErr w:type="spellEnd"/>
      <w:r>
        <w:t xml:space="preserve"> but this might be too uncertain re timing to include.  Perhaps discuss with me if you think it needs </w:t>
      </w:r>
      <w:proofErr w:type="spellStart"/>
      <w:r>
        <w:t>t</w:t>
      </w:r>
      <w:proofErr w:type="spellEnd"/>
      <w:r>
        <w:t xml:space="preserve"> go in here.</w:t>
      </w:r>
    </w:p>
  </w:comment>
  <w:comment w:id="54" w:author="Vienna Kwong" w:date="2021-01-06T16:55:00Z" w:initials="VK">
    <w:p w14:paraId="67D196ED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Should this also include any auto-updates of addresses – LUV?</w:t>
      </w:r>
    </w:p>
  </w:comment>
  <w:comment w:id="55" w:author="Brendan Harrison" w:date="2021-03-15T16:02:00Z" w:initials="BH">
    <w:p w14:paraId="18494223" w14:textId="46ECF5A4" w:rsidR="009D46DA" w:rsidRDefault="009D46D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Vienna.  I think it should at least be mentioned.  There is not much difference in what LUV does compared to a user doing it.  LUV more or less just automates the decision and the update dependant on business rules.  For completeness though I think it should be mentioned as a source for changes and updates.</w:t>
      </w:r>
    </w:p>
  </w:comment>
  <w:comment w:id="65" w:author="Brendan Harrison" w:date="2021-03-15T16:58:00Z" w:initials="BH">
    <w:p w14:paraId="3C8A1DD4" w14:textId="32B5EBD3" w:rsidR="009D46DA" w:rsidRDefault="009D46DA">
      <w:pPr>
        <w:pStyle w:val="CommentText"/>
      </w:pPr>
      <w:r>
        <w:rPr>
          <w:rStyle w:val="CommentReference"/>
        </w:rPr>
        <w:annotationRef/>
      </w:r>
      <w:r>
        <w:t>The target state needs to be at the revenue line level.  If we are to achieve a proper single view of the customer it will be important to allow customers to nominate different contacts or channel for each revenue line.</w:t>
      </w:r>
    </w:p>
  </w:comment>
  <w:comment w:id="64" w:author="Vienna Kwong" w:date="2021-01-06T16:43:00Z" w:initials="VK">
    <w:p w14:paraId="6E97E2D4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Is this at Customer or Revenue Line level?</w:t>
      </w:r>
    </w:p>
  </w:comment>
  <w:comment w:id="73" w:author="Vienna Kwong" w:date="2021-01-08T12:16:00Z" w:initials="VK">
    <w:p w14:paraId="53E5CBF6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Is there any merging of records or migration of existing assessments or other transactions?</w:t>
      </w:r>
    </w:p>
  </w:comment>
  <w:comment w:id="81" w:author="Vienna Kwong" w:date="2021-01-07T16:11:00Z" w:initials="VK">
    <w:p w14:paraId="31CE7A67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Need to check with Maria/Keith</w:t>
      </w:r>
    </w:p>
  </w:comment>
  <w:comment w:id="84" w:author="Vienna Kwong" w:date="2021-01-20T12:44:00Z" w:initials="VK">
    <w:p w14:paraId="025AC7B5" w14:textId="5D5AD7B9" w:rsidR="009D46DA" w:rsidRDefault="009D46DA">
      <w:pPr>
        <w:pStyle w:val="CommentText"/>
      </w:pPr>
      <w:r>
        <w:rPr>
          <w:rStyle w:val="CommentReference"/>
        </w:rPr>
        <w:annotationRef/>
      </w:r>
      <w:r>
        <w:t>Need to include Entitlement lines such as UCM etc</w:t>
      </w:r>
    </w:p>
  </w:comment>
  <w:comment w:id="102" w:author="Vienna Kwong" w:date="2021-01-13T15:04:00Z" w:initials="VK">
    <w:p w14:paraId="593A99AF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Are these considered simple requests?</w:t>
      </w:r>
    </w:p>
  </w:comment>
  <w:comment w:id="103" w:author="Brendan Harrison" w:date="2021-03-16T07:55:00Z" w:initials="BH">
    <w:p w14:paraId="258F6E16" w14:textId="2ABEE5CE" w:rsidR="00BF5626" w:rsidRDefault="00BF5626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116" w:author="Brendan Harrison" w:date="2021-03-16T08:01:00Z" w:initials="BH">
    <w:p w14:paraId="7BEC4743" w14:textId="1C37E90E" w:rsidR="00BF5626" w:rsidRDefault="00BF5626">
      <w:pPr>
        <w:pStyle w:val="CommentText"/>
      </w:pPr>
      <w:r>
        <w:rPr>
          <w:rStyle w:val="CommentReference"/>
        </w:rPr>
        <w:annotationRef/>
      </w:r>
      <w:r>
        <w:t>The storage of document in CM9 needs to be included here somewhere.  Not sure if at this high level or at each of the lower levels below but it is a core part of our document management processes.</w:t>
      </w:r>
    </w:p>
  </w:comment>
  <w:comment w:id="123" w:author="Brendan Harrison" w:date="2021-03-16T08:00:00Z" w:initials="BH">
    <w:p w14:paraId="3B727018" w14:textId="46D88828" w:rsidR="00BF5626" w:rsidRDefault="00BF5626">
      <w:pPr>
        <w:pStyle w:val="CommentText"/>
      </w:pPr>
      <w:r>
        <w:rPr>
          <w:rStyle w:val="CommentReference"/>
        </w:rPr>
        <w:annotationRef/>
      </w:r>
      <w:r>
        <w:t>Really this is across the whole of the SRO.</w:t>
      </w:r>
    </w:p>
  </w:comment>
  <w:comment w:id="135" w:author="Brendan Harrison" w:date="2021-03-16T08:04:00Z" w:initials="BH">
    <w:p w14:paraId="23AB53D4" w14:textId="0CE4AFAB" w:rsidR="00BF5626" w:rsidRDefault="00BF5626">
      <w:pPr>
        <w:pStyle w:val="CommentText"/>
      </w:pPr>
      <w:r>
        <w:rPr>
          <w:rStyle w:val="CommentReference"/>
        </w:rPr>
        <w:annotationRef/>
      </w:r>
      <w:r>
        <w:t>See previous comment, this is across much of SRO.</w:t>
      </w:r>
    </w:p>
  </w:comment>
  <w:comment w:id="138" w:author="Brendan Harrison" w:date="2021-03-16T08:05:00Z" w:initials="BH">
    <w:p w14:paraId="2969DE70" w14:textId="7A9CDD78" w:rsidR="00E35CF0" w:rsidRDefault="00E35CF0">
      <w:pPr>
        <w:pStyle w:val="CommentText"/>
      </w:pPr>
      <w:r>
        <w:rPr>
          <w:rStyle w:val="CommentReference"/>
        </w:rPr>
        <w:annotationRef/>
      </w:r>
      <w:r>
        <w:t>I think you should call out CM9</w:t>
      </w:r>
    </w:p>
  </w:comment>
  <w:comment w:id="151" w:author="Vienna Kwong" w:date="2021-01-14T17:18:00Z" w:initials="VK">
    <w:p w14:paraId="3826A75D" w14:textId="77777777" w:rsidR="009D46DA" w:rsidRDefault="009D46DA">
      <w:pPr>
        <w:pStyle w:val="CommentText"/>
      </w:pPr>
      <w:r>
        <w:rPr>
          <w:rStyle w:val="CommentReference"/>
        </w:rPr>
        <w:annotationRef/>
      </w:r>
      <w:r>
        <w:t>Are these future state capabilities?</w:t>
      </w:r>
    </w:p>
  </w:comment>
  <w:comment w:id="152" w:author="Brendan Harrison" w:date="2021-03-16T08:06:00Z" w:initials="BH">
    <w:p w14:paraId="6EE94997" w14:textId="21B4C908" w:rsidR="00E35CF0" w:rsidRDefault="00E35CF0">
      <w:pPr>
        <w:pStyle w:val="CommentText"/>
      </w:pPr>
      <w:r>
        <w:rPr>
          <w:rStyle w:val="CommentReference"/>
        </w:rPr>
        <w:annotationRef/>
      </w:r>
      <w:r>
        <w:t>Yes.  SMS is being actively considered.  Others are less certain but some are likely. Although which is uncertain.  I would leave them in but perhaps add ‘but under consideration’ after not currently available.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910E02F" w15:done="0"/>
  <w15:commentEx w15:paraId="77753DD2" w15:done="0"/>
  <w15:commentEx w15:paraId="6C9CE52D" w15:done="0"/>
  <w15:commentEx w15:paraId="45F8941A" w15:done="0"/>
  <w15:commentEx w15:paraId="67D196ED" w15:done="0"/>
  <w15:commentEx w15:paraId="18494223" w15:done="0"/>
  <w15:commentEx w15:paraId="3C8A1DD4" w15:done="0"/>
  <w15:commentEx w15:paraId="6E97E2D4" w15:done="0"/>
  <w15:commentEx w15:paraId="53E5CBF6" w15:done="0"/>
  <w15:commentEx w15:paraId="31CE7A67" w15:done="0"/>
  <w15:commentEx w15:paraId="025AC7B5" w15:done="0"/>
  <w15:commentEx w15:paraId="593A99AF" w15:done="0"/>
  <w15:commentEx w15:paraId="258F6E16" w15:paraIdParent="593A99AF" w15:done="0"/>
  <w15:commentEx w15:paraId="7BEC4743" w15:done="0"/>
  <w15:commentEx w15:paraId="3B727018" w15:done="0"/>
  <w15:commentEx w15:paraId="23AB53D4" w15:done="0"/>
  <w15:commentEx w15:paraId="2969DE70" w15:done="0"/>
  <w15:commentEx w15:paraId="3826A75D" w15:done="0"/>
  <w15:commentEx w15:paraId="6EE94997" w15:paraIdParent="3826A7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910E02F" w16cid:durableId="23AFF36A"/>
  <w16cid:commentId w16cid:paraId="77753DD2" w16cid:durableId="23AFF36B"/>
  <w16cid:commentId w16cid:paraId="6C9CE52D" w16cid:durableId="23FA011D"/>
  <w16cid:commentId w16cid:paraId="45F8941A" w16cid:durableId="23FA02A5"/>
  <w16cid:commentId w16cid:paraId="67D196ED" w16cid:durableId="23AFF36C"/>
  <w16cid:commentId w16cid:paraId="18494223" w16cid:durableId="23FA03AF"/>
  <w16cid:commentId w16cid:paraId="3C8A1DD4" w16cid:durableId="23FA10CC"/>
  <w16cid:commentId w16cid:paraId="6E97E2D4" w16cid:durableId="23AFF36D"/>
  <w16cid:commentId w16cid:paraId="53E5CBF6" w16cid:durableId="23AFF36E"/>
  <w16cid:commentId w16cid:paraId="31CE7A67" w16cid:durableId="23AFF36F"/>
  <w16cid:commentId w16cid:paraId="025AC7B5" w16cid:durableId="23B2A41C"/>
  <w16cid:commentId w16cid:paraId="593A99AF" w16cid:durableId="23AFF370"/>
  <w16cid:commentId w16cid:paraId="258F6E16" w16cid:durableId="23FAE303"/>
  <w16cid:commentId w16cid:paraId="7BEC4743" w16cid:durableId="23FAE46A"/>
  <w16cid:commentId w16cid:paraId="3B727018" w16cid:durableId="23FAE42B"/>
  <w16cid:commentId w16cid:paraId="23AB53D4" w16cid:durableId="23FAE4F3"/>
  <w16cid:commentId w16cid:paraId="2969DE70" w16cid:durableId="23FAE54E"/>
  <w16cid:commentId w16cid:paraId="3826A75D" w16cid:durableId="23AFF371"/>
  <w16cid:commentId w16cid:paraId="6EE94997" w16cid:durableId="23FAE5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A3145B" w14:textId="77777777" w:rsidR="00F14CA4" w:rsidRDefault="00F14CA4" w:rsidP="00D65087">
      <w:pPr>
        <w:spacing w:after="0" w:line="240" w:lineRule="auto"/>
      </w:pPr>
      <w:r>
        <w:separator/>
      </w:r>
    </w:p>
  </w:endnote>
  <w:endnote w:type="continuationSeparator" w:id="0">
    <w:p w14:paraId="26F95E3C" w14:textId="77777777" w:rsidR="00F14CA4" w:rsidRDefault="00F14CA4" w:rsidP="00D6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33575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193BC2" w14:textId="1D2D6173" w:rsidR="00D65087" w:rsidRDefault="00D6508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03F02" w14:textId="012C49D6" w:rsidR="00D65087" w:rsidRDefault="00D650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EBCFA" w14:textId="77777777" w:rsidR="00F14CA4" w:rsidRDefault="00F14CA4" w:rsidP="00D65087">
      <w:pPr>
        <w:spacing w:after="0" w:line="240" w:lineRule="auto"/>
      </w:pPr>
      <w:r>
        <w:separator/>
      </w:r>
    </w:p>
  </w:footnote>
  <w:footnote w:type="continuationSeparator" w:id="0">
    <w:p w14:paraId="2F560BFC" w14:textId="77777777" w:rsidR="00F14CA4" w:rsidRDefault="00F14CA4" w:rsidP="00D65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35268" w14:textId="68D20E5A" w:rsidR="00D65087" w:rsidRDefault="00D65087" w:rsidP="00C551DC">
    <w:pPr>
      <w:pStyle w:val="Header"/>
      <w:jc w:val="right"/>
    </w:pPr>
    <w:r>
      <w:t>Microservices Business Model Project – Customer Management</w:t>
    </w:r>
  </w:p>
  <w:p w14:paraId="73803DC8" w14:textId="77777777" w:rsidR="00D65087" w:rsidRDefault="00D65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2B4B"/>
    <w:multiLevelType w:val="hybridMultilevel"/>
    <w:tmpl w:val="53123F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0F01"/>
    <w:multiLevelType w:val="hybridMultilevel"/>
    <w:tmpl w:val="B0E84F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10658"/>
    <w:multiLevelType w:val="hybridMultilevel"/>
    <w:tmpl w:val="228EEB90"/>
    <w:lvl w:ilvl="0" w:tplc="0C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0F877372"/>
    <w:multiLevelType w:val="hybridMultilevel"/>
    <w:tmpl w:val="7E7012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018F"/>
    <w:multiLevelType w:val="hybridMultilevel"/>
    <w:tmpl w:val="3EE2D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01295"/>
    <w:multiLevelType w:val="hybridMultilevel"/>
    <w:tmpl w:val="1D408D9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2A52176"/>
    <w:multiLevelType w:val="hybridMultilevel"/>
    <w:tmpl w:val="CA72EC2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33C83481"/>
    <w:multiLevelType w:val="hybridMultilevel"/>
    <w:tmpl w:val="D7FA53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C3C2C"/>
    <w:multiLevelType w:val="hybridMultilevel"/>
    <w:tmpl w:val="44DAD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C3C09"/>
    <w:multiLevelType w:val="hybridMultilevel"/>
    <w:tmpl w:val="BCD83628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99D03EE"/>
    <w:multiLevelType w:val="hybridMultilevel"/>
    <w:tmpl w:val="F7BA4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0AA3"/>
    <w:multiLevelType w:val="hybridMultilevel"/>
    <w:tmpl w:val="A2541DB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DD549F"/>
    <w:multiLevelType w:val="hybridMultilevel"/>
    <w:tmpl w:val="32AEB8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76C7"/>
    <w:multiLevelType w:val="multilevel"/>
    <w:tmpl w:val="336C103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3BC0984"/>
    <w:multiLevelType w:val="hybridMultilevel"/>
    <w:tmpl w:val="A1FE343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74A703D"/>
    <w:multiLevelType w:val="hybridMultilevel"/>
    <w:tmpl w:val="0ABC1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391A37"/>
    <w:multiLevelType w:val="hybridMultilevel"/>
    <w:tmpl w:val="BD8C58A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5EF17F6F"/>
    <w:multiLevelType w:val="hybridMultilevel"/>
    <w:tmpl w:val="5734B7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0017D"/>
    <w:multiLevelType w:val="hybridMultilevel"/>
    <w:tmpl w:val="673CE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D0841"/>
    <w:multiLevelType w:val="hybridMultilevel"/>
    <w:tmpl w:val="D062C0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75C57"/>
    <w:multiLevelType w:val="multilevel"/>
    <w:tmpl w:val="66D208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3375925"/>
    <w:multiLevelType w:val="hybridMultilevel"/>
    <w:tmpl w:val="4DFADFB6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7BCD3F7E"/>
    <w:multiLevelType w:val="hybridMultilevel"/>
    <w:tmpl w:val="EF4249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5"/>
  </w:num>
  <w:num w:numId="5">
    <w:abstractNumId w:val="16"/>
  </w:num>
  <w:num w:numId="6">
    <w:abstractNumId w:val="20"/>
  </w:num>
  <w:num w:numId="7">
    <w:abstractNumId w:val="13"/>
  </w:num>
  <w:num w:numId="8">
    <w:abstractNumId w:val="21"/>
  </w:num>
  <w:num w:numId="9">
    <w:abstractNumId w:val="6"/>
  </w:num>
  <w:num w:numId="10">
    <w:abstractNumId w:val="9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2"/>
  </w:num>
  <w:num w:numId="14">
    <w:abstractNumId w:val="19"/>
  </w:num>
  <w:num w:numId="15">
    <w:abstractNumId w:val="10"/>
  </w:num>
  <w:num w:numId="16">
    <w:abstractNumId w:val="22"/>
  </w:num>
  <w:num w:numId="17">
    <w:abstractNumId w:val="18"/>
  </w:num>
  <w:num w:numId="18">
    <w:abstractNumId w:val="0"/>
  </w:num>
  <w:num w:numId="19">
    <w:abstractNumId w:val="3"/>
  </w:num>
  <w:num w:numId="20">
    <w:abstractNumId w:val="8"/>
  </w:num>
  <w:num w:numId="21">
    <w:abstractNumId w:val="17"/>
  </w:num>
  <w:num w:numId="22">
    <w:abstractNumId w:val="4"/>
  </w:num>
  <w:num w:numId="23">
    <w:abstractNumId w:val="2"/>
  </w:num>
  <w:num w:numId="24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Vienna Kwong">
    <w15:presenceInfo w15:providerId="AD" w15:userId="S::Vienna.Kwong@sro.vic.gov.au::a5e32b89-d9bf-4ada-b6e4-4c0f8aa9543c"/>
  </w15:person>
  <w15:person w15:author="Brendan Harrison">
    <w15:presenceInfo w15:providerId="AD" w15:userId="S::Brendan.Harrison@sro.vic.gov.au::7eb425a7-1699-4d87-8315-2881f7fe68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01"/>
    <w:rsid w:val="000149CA"/>
    <w:rsid w:val="00015970"/>
    <w:rsid w:val="000175C4"/>
    <w:rsid w:val="00025C47"/>
    <w:rsid w:val="000276A6"/>
    <w:rsid w:val="00044709"/>
    <w:rsid w:val="0005122E"/>
    <w:rsid w:val="0005780D"/>
    <w:rsid w:val="000662C0"/>
    <w:rsid w:val="0006643A"/>
    <w:rsid w:val="00066680"/>
    <w:rsid w:val="00090436"/>
    <w:rsid w:val="000C0817"/>
    <w:rsid w:val="000D376A"/>
    <w:rsid w:val="000D4D29"/>
    <w:rsid w:val="000D6088"/>
    <w:rsid w:val="000D6717"/>
    <w:rsid w:val="000E58DD"/>
    <w:rsid w:val="000E7174"/>
    <w:rsid w:val="000F0A3B"/>
    <w:rsid w:val="001101B4"/>
    <w:rsid w:val="00126754"/>
    <w:rsid w:val="00126DF7"/>
    <w:rsid w:val="0013092B"/>
    <w:rsid w:val="001432FD"/>
    <w:rsid w:val="00144B41"/>
    <w:rsid w:val="00150931"/>
    <w:rsid w:val="00153DFC"/>
    <w:rsid w:val="0016595B"/>
    <w:rsid w:val="001666BF"/>
    <w:rsid w:val="00186830"/>
    <w:rsid w:val="001A2077"/>
    <w:rsid w:val="001A675A"/>
    <w:rsid w:val="001A678E"/>
    <w:rsid w:val="001C38B0"/>
    <w:rsid w:val="001C398E"/>
    <w:rsid w:val="001C7A31"/>
    <w:rsid w:val="001D378D"/>
    <w:rsid w:val="001E2271"/>
    <w:rsid w:val="001E4BF7"/>
    <w:rsid w:val="001F3C45"/>
    <w:rsid w:val="001F51A1"/>
    <w:rsid w:val="00204886"/>
    <w:rsid w:val="002114B6"/>
    <w:rsid w:val="0021215E"/>
    <w:rsid w:val="00245B12"/>
    <w:rsid w:val="00245BE8"/>
    <w:rsid w:val="002512E2"/>
    <w:rsid w:val="00253F64"/>
    <w:rsid w:val="002A16BC"/>
    <w:rsid w:val="002A5F93"/>
    <w:rsid w:val="002A7247"/>
    <w:rsid w:val="002B0BC1"/>
    <w:rsid w:val="002B1CEF"/>
    <w:rsid w:val="002D6DE2"/>
    <w:rsid w:val="002E2AC2"/>
    <w:rsid w:val="002E45AE"/>
    <w:rsid w:val="002F76DB"/>
    <w:rsid w:val="0030233C"/>
    <w:rsid w:val="003044C0"/>
    <w:rsid w:val="00306768"/>
    <w:rsid w:val="003235CF"/>
    <w:rsid w:val="003363AE"/>
    <w:rsid w:val="003418FA"/>
    <w:rsid w:val="003439C7"/>
    <w:rsid w:val="00343D4E"/>
    <w:rsid w:val="00364795"/>
    <w:rsid w:val="00373721"/>
    <w:rsid w:val="00380A58"/>
    <w:rsid w:val="003841AF"/>
    <w:rsid w:val="00386A38"/>
    <w:rsid w:val="0039237A"/>
    <w:rsid w:val="00394151"/>
    <w:rsid w:val="00397FC8"/>
    <w:rsid w:val="003A5FCB"/>
    <w:rsid w:val="003A696C"/>
    <w:rsid w:val="003C3FC8"/>
    <w:rsid w:val="003D19F5"/>
    <w:rsid w:val="003E5BAE"/>
    <w:rsid w:val="003F0AF6"/>
    <w:rsid w:val="003F4DE7"/>
    <w:rsid w:val="004042A1"/>
    <w:rsid w:val="00407C93"/>
    <w:rsid w:val="00412BCF"/>
    <w:rsid w:val="004209E3"/>
    <w:rsid w:val="004331FB"/>
    <w:rsid w:val="0044005D"/>
    <w:rsid w:val="00440958"/>
    <w:rsid w:val="00440FCC"/>
    <w:rsid w:val="00441DDB"/>
    <w:rsid w:val="00441E03"/>
    <w:rsid w:val="00443040"/>
    <w:rsid w:val="00444E66"/>
    <w:rsid w:val="00454E13"/>
    <w:rsid w:val="00462D79"/>
    <w:rsid w:val="00465925"/>
    <w:rsid w:val="00466FB3"/>
    <w:rsid w:val="004953DF"/>
    <w:rsid w:val="00496D6F"/>
    <w:rsid w:val="00497033"/>
    <w:rsid w:val="004976E7"/>
    <w:rsid w:val="004D5EFD"/>
    <w:rsid w:val="004E137D"/>
    <w:rsid w:val="004E287C"/>
    <w:rsid w:val="004E3989"/>
    <w:rsid w:val="00500185"/>
    <w:rsid w:val="0050313F"/>
    <w:rsid w:val="00504142"/>
    <w:rsid w:val="00504476"/>
    <w:rsid w:val="00523F44"/>
    <w:rsid w:val="005308D5"/>
    <w:rsid w:val="00532A2A"/>
    <w:rsid w:val="00545389"/>
    <w:rsid w:val="0055084E"/>
    <w:rsid w:val="00565469"/>
    <w:rsid w:val="00573EA6"/>
    <w:rsid w:val="00576CB2"/>
    <w:rsid w:val="005908B5"/>
    <w:rsid w:val="005949C0"/>
    <w:rsid w:val="005A2481"/>
    <w:rsid w:val="005A2FB4"/>
    <w:rsid w:val="005D7821"/>
    <w:rsid w:val="005E2275"/>
    <w:rsid w:val="005E25C6"/>
    <w:rsid w:val="005E4767"/>
    <w:rsid w:val="005F0722"/>
    <w:rsid w:val="005F08E6"/>
    <w:rsid w:val="00610C42"/>
    <w:rsid w:val="00611591"/>
    <w:rsid w:val="00616EAB"/>
    <w:rsid w:val="00617755"/>
    <w:rsid w:val="00617C8C"/>
    <w:rsid w:val="00623A1C"/>
    <w:rsid w:val="006256F7"/>
    <w:rsid w:val="00626120"/>
    <w:rsid w:val="006268D9"/>
    <w:rsid w:val="00632E46"/>
    <w:rsid w:val="00642A18"/>
    <w:rsid w:val="0064601E"/>
    <w:rsid w:val="00647B68"/>
    <w:rsid w:val="00650D65"/>
    <w:rsid w:val="006532F7"/>
    <w:rsid w:val="00655059"/>
    <w:rsid w:val="0067425C"/>
    <w:rsid w:val="00674297"/>
    <w:rsid w:val="00674929"/>
    <w:rsid w:val="00675002"/>
    <w:rsid w:val="006C42D0"/>
    <w:rsid w:val="006C704E"/>
    <w:rsid w:val="006D47E5"/>
    <w:rsid w:val="006D699A"/>
    <w:rsid w:val="006E7C74"/>
    <w:rsid w:val="006F1591"/>
    <w:rsid w:val="006F4C4A"/>
    <w:rsid w:val="00704D0B"/>
    <w:rsid w:val="00705D47"/>
    <w:rsid w:val="00707386"/>
    <w:rsid w:val="00721664"/>
    <w:rsid w:val="00736FBA"/>
    <w:rsid w:val="00750C84"/>
    <w:rsid w:val="00750E80"/>
    <w:rsid w:val="00752170"/>
    <w:rsid w:val="007A6B1A"/>
    <w:rsid w:val="007A7930"/>
    <w:rsid w:val="007E3DC9"/>
    <w:rsid w:val="007E4269"/>
    <w:rsid w:val="007F11EF"/>
    <w:rsid w:val="007F4E4D"/>
    <w:rsid w:val="008016E4"/>
    <w:rsid w:val="008030ED"/>
    <w:rsid w:val="00807BE8"/>
    <w:rsid w:val="008145B3"/>
    <w:rsid w:val="00815079"/>
    <w:rsid w:val="0082038C"/>
    <w:rsid w:val="00820639"/>
    <w:rsid w:val="00821A42"/>
    <w:rsid w:val="008256D7"/>
    <w:rsid w:val="008324D6"/>
    <w:rsid w:val="00833A1E"/>
    <w:rsid w:val="00833BF9"/>
    <w:rsid w:val="00842A1E"/>
    <w:rsid w:val="008463DE"/>
    <w:rsid w:val="008509E8"/>
    <w:rsid w:val="00855E27"/>
    <w:rsid w:val="00857115"/>
    <w:rsid w:val="0086768F"/>
    <w:rsid w:val="00867CFF"/>
    <w:rsid w:val="008707FF"/>
    <w:rsid w:val="008763ED"/>
    <w:rsid w:val="00880F67"/>
    <w:rsid w:val="00882E0E"/>
    <w:rsid w:val="008932F1"/>
    <w:rsid w:val="00894FA2"/>
    <w:rsid w:val="008951CE"/>
    <w:rsid w:val="008A6025"/>
    <w:rsid w:val="008A6408"/>
    <w:rsid w:val="008B2B20"/>
    <w:rsid w:val="008C048E"/>
    <w:rsid w:val="008C09FF"/>
    <w:rsid w:val="008C33E7"/>
    <w:rsid w:val="008D18C6"/>
    <w:rsid w:val="008E23E3"/>
    <w:rsid w:val="008E3D84"/>
    <w:rsid w:val="008E3FA3"/>
    <w:rsid w:val="008E6DC9"/>
    <w:rsid w:val="009049D1"/>
    <w:rsid w:val="00906F6C"/>
    <w:rsid w:val="00920C59"/>
    <w:rsid w:val="00931101"/>
    <w:rsid w:val="00933C03"/>
    <w:rsid w:val="009545CF"/>
    <w:rsid w:val="00961B10"/>
    <w:rsid w:val="009706CB"/>
    <w:rsid w:val="009914E7"/>
    <w:rsid w:val="009C3860"/>
    <w:rsid w:val="009D46DA"/>
    <w:rsid w:val="009E3521"/>
    <w:rsid w:val="009F207B"/>
    <w:rsid w:val="009F36E4"/>
    <w:rsid w:val="009F4417"/>
    <w:rsid w:val="00A0043B"/>
    <w:rsid w:val="00A015B1"/>
    <w:rsid w:val="00A0263F"/>
    <w:rsid w:val="00A02811"/>
    <w:rsid w:val="00A04832"/>
    <w:rsid w:val="00A05616"/>
    <w:rsid w:val="00A1355E"/>
    <w:rsid w:val="00A13CCB"/>
    <w:rsid w:val="00A22323"/>
    <w:rsid w:val="00A23506"/>
    <w:rsid w:val="00A30566"/>
    <w:rsid w:val="00A31D9A"/>
    <w:rsid w:val="00A501AF"/>
    <w:rsid w:val="00A505C8"/>
    <w:rsid w:val="00A52F85"/>
    <w:rsid w:val="00A618B3"/>
    <w:rsid w:val="00A62B4C"/>
    <w:rsid w:val="00A928A6"/>
    <w:rsid w:val="00A932ED"/>
    <w:rsid w:val="00A97A68"/>
    <w:rsid w:val="00AA57FE"/>
    <w:rsid w:val="00AA64AD"/>
    <w:rsid w:val="00AF31C7"/>
    <w:rsid w:val="00AF6C15"/>
    <w:rsid w:val="00B015DC"/>
    <w:rsid w:val="00B12A34"/>
    <w:rsid w:val="00B14EC9"/>
    <w:rsid w:val="00B20556"/>
    <w:rsid w:val="00B24B64"/>
    <w:rsid w:val="00B31C84"/>
    <w:rsid w:val="00B34DE9"/>
    <w:rsid w:val="00B37DCD"/>
    <w:rsid w:val="00B44886"/>
    <w:rsid w:val="00B552FF"/>
    <w:rsid w:val="00B5639F"/>
    <w:rsid w:val="00B56453"/>
    <w:rsid w:val="00B574DD"/>
    <w:rsid w:val="00B57AEC"/>
    <w:rsid w:val="00B67CC8"/>
    <w:rsid w:val="00B760C1"/>
    <w:rsid w:val="00B833E1"/>
    <w:rsid w:val="00B83BB0"/>
    <w:rsid w:val="00B84D9A"/>
    <w:rsid w:val="00B8730F"/>
    <w:rsid w:val="00B92700"/>
    <w:rsid w:val="00B9387C"/>
    <w:rsid w:val="00B93AA3"/>
    <w:rsid w:val="00B952C7"/>
    <w:rsid w:val="00BD1417"/>
    <w:rsid w:val="00BD4C03"/>
    <w:rsid w:val="00BE1AF2"/>
    <w:rsid w:val="00BF0263"/>
    <w:rsid w:val="00BF33E4"/>
    <w:rsid w:val="00BF5626"/>
    <w:rsid w:val="00C210EE"/>
    <w:rsid w:val="00C253C3"/>
    <w:rsid w:val="00C258EF"/>
    <w:rsid w:val="00C371FE"/>
    <w:rsid w:val="00C42C22"/>
    <w:rsid w:val="00C5386E"/>
    <w:rsid w:val="00C551DC"/>
    <w:rsid w:val="00C738E5"/>
    <w:rsid w:val="00C75221"/>
    <w:rsid w:val="00C83643"/>
    <w:rsid w:val="00C933C4"/>
    <w:rsid w:val="00CA01B2"/>
    <w:rsid w:val="00CC0419"/>
    <w:rsid w:val="00CC5536"/>
    <w:rsid w:val="00CD2DD7"/>
    <w:rsid w:val="00D003D6"/>
    <w:rsid w:val="00D041B0"/>
    <w:rsid w:val="00D33DB2"/>
    <w:rsid w:val="00D36199"/>
    <w:rsid w:val="00D41F4E"/>
    <w:rsid w:val="00D43A29"/>
    <w:rsid w:val="00D477DC"/>
    <w:rsid w:val="00D51499"/>
    <w:rsid w:val="00D53697"/>
    <w:rsid w:val="00D5588F"/>
    <w:rsid w:val="00D5590D"/>
    <w:rsid w:val="00D63982"/>
    <w:rsid w:val="00D6414F"/>
    <w:rsid w:val="00D65087"/>
    <w:rsid w:val="00D8171C"/>
    <w:rsid w:val="00D817BD"/>
    <w:rsid w:val="00D87B25"/>
    <w:rsid w:val="00D93C9A"/>
    <w:rsid w:val="00DA2F4C"/>
    <w:rsid w:val="00DC4E3B"/>
    <w:rsid w:val="00DE6D2C"/>
    <w:rsid w:val="00DF2CB2"/>
    <w:rsid w:val="00DF64EF"/>
    <w:rsid w:val="00E030A6"/>
    <w:rsid w:val="00E03DF5"/>
    <w:rsid w:val="00E04B22"/>
    <w:rsid w:val="00E052A1"/>
    <w:rsid w:val="00E06564"/>
    <w:rsid w:val="00E07DEF"/>
    <w:rsid w:val="00E30FB3"/>
    <w:rsid w:val="00E32414"/>
    <w:rsid w:val="00E35CF0"/>
    <w:rsid w:val="00E4193F"/>
    <w:rsid w:val="00E47664"/>
    <w:rsid w:val="00E6224F"/>
    <w:rsid w:val="00E710F5"/>
    <w:rsid w:val="00E8681D"/>
    <w:rsid w:val="00E93DC6"/>
    <w:rsid w:val="00EA3429"/>
    <w:rsid w:val="00EB1DF2"/>
    <w:rsid w:val="00EB36EE"/>
    <w:rsid w:val="00EB5B60"/>
    <w:rsid w:val="00EB7F75"/>
    <w:rsid w:val="00EC1893"/>
    <w:rsid w:val="00ED11B4"/>
    <w:rsid w:val="00ED64D8"/>
    <w:rsid w:val="00ED64F7"/>
    <w:rsid w:val="00EF5A08"/>
    <w:rsid w:val="00F02B59"/>
    <w:rsid w:val="00F055BF"/>
    <w:rsid w:val="00F12C22"/>
    <w:rsid w:val="00F14CA4"/>
    <w:rsid w:val="00F153A0"/>
    <w:rsid w:val="00F353E4"/>
    <w:rsid w:val="00F35D83"/>
    <w:rsid w:val="00F41BB4"/>
    <w:rsid w:val="00F43896"/>
    <w:rsid w:val="00F43D41"/>
    <w:rsid w:val="00F62220"/>
    <w:rsid w:val="00F62B7E"/>
    <w:rsid w:val="00F70552"/>
    <w:rsid w:val="00F71CD9"/>
    <w:rsid w:val="00F846DD"/>
    <w:rsid w:val="00F86D13"/>
    <w:rsid w:val="00F94125"/>
    <w:rsid w:val="00FA4812"/>
    <w:rsid w:val="00FB0BC5"/>
    <w:rsid w:val="00FC0F95"/>
    <w:rsid w:val="00FC345E"/>
    <w:rsid w:val="00FC5DDC"/>
    <w:rsid w:val="00FE3F75"/>
    <w:rsid w:val="00FE587E"/>
    <w:rsid w:val="00FF1D14"/>
    <w:rsid w:val="00FF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F2D5"/>
  <w15:docId w15:val="{EC0FD32B-92F4-4560-963E-9FC9CDF2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01"/>
    <w:pPr>
      <w:keepNext/>
      <w:keepLines/>
      <w:numPr>
        <w:numId w:val="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CB2"/>
    <w:pPr>
      <w:keepNext/>
      <w:keepLines/>
      <w:numPr>
        <w:ilvl w:val="1"/>
        <w:numId w:val="7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76A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E46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46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46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46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46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46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11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11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11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31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38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6C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37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32E4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4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F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93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3A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3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AA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93AA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A57FE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A57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57F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A57F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A57F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A57FE"/>
    <w:pPr>
      <w:spacing w:after="100"/>
      <w:ind w:left="660"/>
    </w:pPr>
  </w:style>
  <w:style w:type="paragraph" w:customStyle="1" w:styleId="StyleArialBefore6ptAfter6pt">
    <w:name w:val="Style Arial Before:  6 pt After:  6 pt"/>
    <w:basedOn w:val="Normal"/>
    <w:rsid w:val="00AA57FE"/>
    <w:pPr>
      <w:spacing w:before="120" w:after="12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5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087"/>
  </w:style>
  <w:style w:type="paragraph" w:styleId="Footer">
    <w:name w:val="footer"/>
    <w:basedOn w:val="Normal"/>
    <w:link w:val="FooterChar"/>
    <w:uiPriority w:val="99"/>
    <w:unhideWhenUsed/>
    <w:rsid w:val="00D65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AFE0F89FD79438E0FFF25F3C72D48" ma:contentTypeVersion="17" ma:contentTypeDescription="Create a new document." ma:contentTypeScope="" ma:versionID="9544e52c42b665bc7bb39cd39e556fd9">
  <xsd:schema xmlns:xsd="http://www.w3.org/2001/XMLSchema" xmlns:xs="http://www.w3.org/2001/XMLSchema" xmlns:p="http://schemas.microsoft.com/office/2006/metadata/properties" xmlns:ns1="http://schemas.microsoft.com/sharepoint/v3" xmlns:ns2="0d0a5a2f-163b-438e-8a4e-a3028c65261e" xmlns:ns3="6610156a-8adf-43bd-89c4-f820cd5a6c22" targetNamespace="http://schemas.microsoft.com/office/2006/metadata/properties" ma:root="true" ma:fieldsID="3955d0cea41bb4759283ba0fb77bceaa" ns1:_="" ns2:_="" ns3:_="">
    <xsd:import namespace="http://schemas.microsoft.com/sharepoint/v3"/>
    <xsd:import namespace="0d0a5a2f-163b-438e-8a4e-a3028c65261e"/>
    <xsd:import namespace="6610156a-8adf-43bd-89c4-f820cd5a6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Status"/>
                <xsd:element ref="ns2:MediaServiceLocation" minOccurs="0"/>
                <xsd:element ref="ns2:Date_x0020_Submitt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a5a2f-163b-438e-8a4e-a3028c6526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e858e8b-94e2-4eb9-882a-772e80fac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22" ma:displayName="Status" ma:default="0" ma:description="Status/Percentage completed" ma:internalName="Status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Date_x0020_Submitted" ma:index="24" ma:displayName="Date Submitted" ma:format="DateTime" ma:internalName="Date_x0020_Submit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156a-8adf-43bd-89c4-f820cd5a6c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c4613d-b5b1-458a-8d11-136fc9889465}" ma:internalName="TaxCatchAll" ma:showField="CatchAllData" ma:web="6610156a-8adf-43bd-89c4-f820cd5a6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ate_x0020_Submitted xmlns="0d0a5a2f-163b-438e-8a4e-a3028c65261e"/>
    <lcf76f155ced4ddcb4097134ff3c332f xmlns="0d0a5a2f-163b-438e-8a4e-a3028c65261e">
      <Terms xmlns="http://schemas.microsoft.com/office/infopath/2007/PartnerControls"/>
    </lcf76f155ced4ddcb4097134ff3c332f>
    <_ip_UnifiedCompliancePolicyProperties xmlns="http://schemas.microsoft.com/sharepoint/v3" xsi:nil="true"/>
    <TaxCatchAll xmlns="6610156a-8adf-43bd-89c4-f820cd5a6c22" xsi:nil="true"/>
    <Status xmlns="0d0a5a2f-163b-438e-8a4e-a3028c65261e">0</Status>
  </documentManagement>
</p:properties>
</file>

<file path=customXml/itemProps1.xml><?xml version="1.0" encoding="utf-8"?>
<ds:datastoreItem xmlns:ds="http://schemas.openxmlformats.org/officeDocument/2006/customXml" ds:itemID="{1E1A0D0E-BEDD-404A-8356-10F3FBF0E3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5B6C49-8B13-434B-91A8-13F54B83BF72}"/>
</file>

<file path=customXml/itemProps3.xml><?xml version="1.0" encoding="utf-8"?>
<ds:datastoreItem xmlns:ds="http://schemas.openxmlformats.org/officeDocument/2006/customXml" ds:itemID="{88A5223A-1E17-419B-9FFB-20C7497313B4}"/>
</file>

<file path=customXml/itemProps4.xml><?xml version="1.0" encoding="utf-8"?>
<ds:datastoreItem xmlns:ds="http://schemas.openxmlformats.org/officeDocument/2006/customXml" ds:itemID="{120FED12-544F-452A-845D-DF8EF6ED75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6731</Words>
  <Characters>38368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Revenue Office</Company>
  <LinksUpToDate>false</LinksUpToDate>
  <CharactersWithSpaces>45009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Vienna Kwong</dc:creator>
  <cp:lastModifiedBy>Vienna Kwong</cp:lastModifiedBy>
  <cp:revision>3</cp:revision>
  <dcterms:created xsi:type="dcterms:W3CDTF">2021-04-21T05:56:00Z</dcterms:created>
  <dcterms:modified xsi:type="dcterms:W3CDTF">2021-04-21T05:57:00Z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0x0101005BCAFE0F89FD79438E0FFF25F3C72D48</vt:lpwstr>
  </property>
</Properties>
</file>