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1375FE" w14:textId="7DB9BD22" w:rsidR="00BF0263" w:rsidRDefault="00934920" w:rsidP="00931101">
      <w:pPr>
        <w:pStyle w:val="Title"/>
      </w:pPr>
      <w:r>
        <w:t>Payment Management</w:t>
      </w:r>
      <w:r w:rsidR="00931101">
        <w:t xml:space="preserve"> – Capability Definitions</w:t>
      </w:r>
    </w:p>
    <w:p w14:paraId="77D7769B" w14:textId="77777777" w:rsidR="00EA2187" w:rsidRDefault="00EA2187" w:rsidP="00EA2187">
      <w:pPr>
        <w:pStyle w:val="TOCHeading"/>
      </w:pPr>
      <w:r>
        <w:t>Version Control</w:t>
      </w:r>
    </w:p>
    <w:tbl>
      <w:tblPr>
        <w:tblW w:w="5000" w:type="pct"/>
        <w:tblBorders>
          <w:top w:val="single" w:sz="4" w:space="0" w:color="800000"/>
          <w:left w:val="single" w:sz="4" w:space="0" w:color="800000"/>
          <w:bottom w:val="single" w:sz="4" w:space="0" w:color="800000"/>
          <w:right w:val="single" w:sz="4" w:space="0" w:color="800000"/>
          <w:insideH w:val="single" w:sz="4" w:space="0" w:color="800000"/>
          <w:insideV w:val="single" w:sz="4" w:space="0" w:color="800000"/>
        </w:tblBorders>
        <w:tblLook w:val="0000" w:firstRow="0" w:lastRow="0" w:firstColumn="0" w:lastColumn="0" w:noHBand="0" w:noVBand="0"/>
      </w:tblPr>
      <w:tblGrid>
        <w:gridCol w:w="1163"/>
        <w:gridCol w:w="1329"/>
        <w:gridCol w:w="1661"/>
        <w:gridCol w:w="4863"/>
      </w:tblGrid>
      <w:tr w:rsidR="00EA2187" w:rsidRPr="00DF6716" w14:paraId="70168EDF" w14:textId="77777777" w:rsidTr="0065056E">
        <w:trPr>
          <w:cantSplit/>
          <w:tblHeader/>
        </w:trPr>
        <w:tc>
          <w:tcPr>
            <w:tcW w:w="645" w:type="pct"/>
            <w:shd w:val="clear" w:color="auto" w:fill="E6E6E6"/>
          </w:tcPr>
          <w:p w14:paraId="1FEE1C56" w14:textId="77777777" w:rsidR="00EA2187" w:rsidRPr="00DF6716" w:rsidRDefault="00EA2187" w:rsidP="0065056E">
            <w:pPr>
              <w:pStyle w:val="StyleArialBefore6ptAfter6pt"/>
              <w:rPr>
                <w:sz w:val="18"/>
                <w:szCs w:val="18"/>
              </w:rPr>
            </w:pPr>
            <w:r w:rsidRPr="00DF6716">
              <w:rPr>
                <w:sz w:val="18"/>
                <w:szCs w:val="18"/>
              </w:rPr>
              <w:t>Version</w:t>
            </w:r>
          </w:p>
        </w:tc>
        <w:tc>
          <w:tcPr>
            <w:tcW w:w="737" w:type="pct"/>
            <w:shd w:val="clear" w:color="auto" w:fill="E6E6E6"/>
          </w:tcPr>
          <w:p w14:paraId="0CC1C4D2" w14:textId="77777777" w:rsidR="00EA2187" w:rsidRPr="00DF6716" w:rsidRDefault="00EA2187" w:rsidP="0065056E">
            <w:pPr>
              <w:pStyle w:val="StyleArialBefore6ptAfter6pt"/>
              <w:rPr>
                <w:sz w:val="18"/>
                <w:szCs w:val="18"/>
              </w:rPr>
            </w:pPr>
            <w:r w:rsidRPr="00DF6716">
              <w:rPr>
                <w:sz w:val="18"/>
                <w:szCs w:val="18"/>
              </w:rPr>
              <w:t>Release Date</w:t>
            </w:r>
          </w:p>
        </w:tc>
        <w:tc>
          <w:tcPr>
            <w:tcW w:w="921" w:type="pct"/>
            <w:shd w:val="clear" w:color="auto" w:fill="E6E6E6"/>
          </w:tcPr>
          <w:p w14:paraId="00A85AE6" w14:textId="77777777" w:rsidR="00EA2187" w:rsidRPr="00DF6716" w:rsidRDefault="00EA2187" w:rsidP="0065056E">
            <w:pPr>
              <w:pStyle w:val="StyleArialBefore6ptAfter6pt"/>
              <w:rPr>
                <w:sz w:val="18"/>
                <w:szCs w:val="18"/>
              </w:rPr>
            </w:pPr>
            <w:r w:rsidRPr="00DF6716">
              <w:rPr>
                <w:sz w:val="18"/>
                <w:szCs w:val="18"/>
              </w:rPr>
              <w:t>Author</w:t>
            </w:r>
          </w:p>
        </w:tc>
        <w:tc>
          <w:tcPr>
            <w:tcW w:w="2697" w:type="pct"/>
            <w:shd w:val="clear" w:color="auto" w:fill="E6E6E6"/>
          </w:tcPr>
          <w:p w14:paraId="55B3DC48" w14:textId="77777777" w:rsidR="00EA2187" w:rsidRPr="00DF6716" w:rsidRDefault="00EA2187" w:rsidP="0065056E">
            <w:pPr>
              <w:pStyle w:val="StyleArialBefore6ptAfter6pt"/>
              <w:rPr>
                <w:sz w:val="18"/>
                <w:szCs w:val="18"/>
              </w:rPr>
            </w:pPr>
            <w:r w:rsidRPr="00DF6716">
              <w:rPr>
                <w:sz w:val="18"/>
                <w:szCs w:val="18"/>
              </w:rPr>
              <w:t>Description of Change</w:t>
            </w:r>
          </w:p>
        </w:tc>
      </w:tr>
      <w:tr w:rsidR="00EA2187" w:rsidRPr="00DF6716" w14:paraId="0A7913AF" w14:textId="77777777" w:rsidTr="0065056E">
        <w:trPr>
          <w:cantSplit/>
        </w:trPr>
        <w:tc>
          <w:tcPr>
            <w:tcW w:w="645" w:type="pct"/>
          </w:tcPr>
          <w:p w14:paraId="2C73E8B7" w14:textId="77777777" w:rsidR="00EA2187" w:rsidRPr="00DF6716" w:rsidRDefault="00EA2187" w:rsidP="0065056E">
            <w:pPr>
              <w:spacing w:before="40" w:after="40"/>
              <w:rPr>
                <w:rFonts w:cs="Arial"/>
                <w:sz w:val="18"/>
                <w:szCs w:val="18"/>
              </w:rPr>
            </w:pPr>
            <w:r>
              <w:rPr>
                <w:rFonts w:cs="Arial"/>
                <w:sz w:val="18"/>
                <w:szCs w:val="18"/>
              </w:rPr>
              <w:t>0.1</w:t>
            </w:r>
          </w:p>
        </w:tc>
        <w:tc>
          <w:tcPr>
            <w:tcW w:w="737" w:type="pct"/>
          </w:tcPr>
          <w:p w14:paraId="75B376F0" w14:textId="77777777" w:rsidR="00EA2187" w:rsidRPr="00DF6716" w:rsidRDefault="00EA2187" w:rsidP="0065056E">
            <w:pPr>
              <w:spacing w:before="40" w:after="40"/>
              <w:rPr>
                <w:rFonts w:cs="Arial"/>
                <w:sz w:val="18"/>
                <w:szCs w:val="18"/>
              </w:rPr>
            </w:pPr>
          </w:p>
        </w:tc>
        <w:tc>
          <w:tcPr>
            <w:tcW w:w="921" w:type="pct"/>
          </w:tcPr>
          <w:p w14:paraId="00E6D9D1" w14:textId="77777777" w:rsidR="00EA2187" w:rsidRPr="00DF6716" w:rsidRDefault="00EA2187" w:rsidP="0065056E">
            <w:pPr>
              <w:spacing w:before="40" w:after="40"/>
              <w:rPr>
                <w:rFonts w:cs="Arial"/>
                <w:sz w:val="18"/>
                <w:szCs w:val="18"/>
              </w:rPr>
            </w:pPr>
            <w:r>
              <w:rPr>
                <w:rFonts w:cs="Arial"/>
                <w:sz w:val="18"/>
                <w:szCs w:val="18"/>
              </w:rPr>
              <w:t>Vienna Kwong</w:t>
            </w:r>
          </w:p>
        </w:tc>
        <w:tc>
          <w:tcPr>
            <w:tcW w:w="2697" w:type="pct"/>
          </w:tcPr>
          <w:p w14:paraId="333EC785" w14:textId="77777777" w:rsidR="00EA2187" w:rsidRPr="00D70A87" w:rsidRDefault="00EA2187" w:rsidP="0065056E">
            <w:pPr>
              <w:spacing w:before="40" w:after="40"/>
              <w:rPr>
                <w:rFonts w:cs="Arial"/>
                <w:sz w:val="18"/>
                <w:szCs w:val="18"/>
              </w:rPr>
            </w:pPr>
            <w:r>
              <w:rPr>
                <w:rFonts w:cs="Arial"/>
                <w:sz w:val="18"/>
                <w:szCs w:val="18"/>
              </w:rPr>
              <w:t>Initial draft for review</w:t>
            </w:r>
          </w:p>
        </w:tc>
      </w:tr>
      <w:tr w:rsidR="00EA2187" w:rsidRPr="00DF6716" w14:paraId="1B375F16" w14:textId="77777777" w:rsidTr="0065056E">
        <w:trPr>
          <w:cantSplit/>
        </w:trPr>
        <w:tc>
          <w:tcPr>
            <w:tcW w:w="645" w:type="pct"/>
          </w:tcPr>
          <w:p w14:paraId="6A3AB543" w14:textId="145EB268" w:rsidR="00EA2187" w:rsidRDefault="00EA2187" w:rsidP="0065056E">
            <w:pPr>
              <w:spacing w:before="40" w:after="40"/>
              <w:rPr>
                <w:rFonts w:cs="Arial"/>
                <w:sz w:val="18"/>
                <w:szCs w:val="18"/>
              </w:rPr>
            </w:pPr>
            <w:r>
              <w:rPr>
                <w:rFonts w:cs="Arial"/>
                <w:sz w:val="18"/>
                <w:szCs w:val="18"/>
              </w:rPr>
              <w:t>0.2</w:t>
            </w:r>
          </w:p>
        </w:tc>
        <w:tc>
          <w:tcPr>
            <w:tcW w:w="737" w:type="pct"/>
          </w:tcPr>
          <w:p w14:paraId="6948BA75" w14:textId="77777777" w:rsidR="00EA2187" w:rsidRDefault="00EA2187" w:rsidP="0065056E">
            <w:pPr>
              <w:spacing w:before="40" w:after="40"/>
              <w:rPr>
                <w:rFonts w:cs="Arial"/>
                <w:sz w:val="18"/>
                <w:szCs w:val="18"/>
              </w:rPr>
            </w:pPr>
            <w:r>
              <w:rPr>
                <w:rFonts w:cs="Arial"/>
                <w:sz w:val="18"/>
                <w:szCs w:val="18"/>
              </w:rPr>
              <w:t>19 Mar 2020</w:t>
            </w:r>
          </w:p>
        </w:tc>
        <w:tc>
          <w:tcPr>
            <w:tcW w:w="921" w:type="pct"/>
          </w:tcPr>
          <w:p w14:paraId="262602A8" w14:textId="77777777" w:rsidR="00EA2187" w:rsidRDefault="00EA2187" w:rsidP="0065056E">
            <w:pPr>
              <w:spacing w:before="40" w:after="40"/>
              <w:rPr>
                <w:rFonts w:cs="Arial"/>
                <w:sz w:val="18"/>
                <w:szCs w:val="18"/>
              </w:rPr>
            </w:pPr>
            <w:r>
              <w:rPr>
                <w:rFonts w:cs="Arial"/>
                <w:sz w:val="18"/>
                <w:szCs w:val="18"/>
              </w:rPr>
              <w:t>Brendan Harrison</w:t>
            </w:r>
          </w:p>
        </w:tc>
        <w:tc>
          <w:tcPr>
            <w:tcW w:w="2697" w:type="pct"/>
          </w:tcPr>
          <w:p w14:paraId="1B40ACF1" w14:textId="77777777" w:rsidR="00EA2187" w:rsidRPr="00C551DC" w:rsidRDefault="00EA2187" w:rsidP="0065056E">
            <w:pPr>
              <w:spacing w:before="40" w:after="40"/>
              <w:rPr>
                <w:rFonts w:cs="Arial"/>
                <w:sz w:val="18"/>
                <w:szCs w:val="18"/>
              </w:rPr>
            </w:pPr>
            <w:r>
              <w:rPr>
                <w:rFonts w:cs="Arial"/>
                <w:sz w:val="18"/>
                <w:szCs w:val="18"/>
              </w:rPr>
              <w:t>Included tracked changes and comments</w:t>
            </w:r>
          </w:p>
        </w:tc>
      </w:tr>
      <w:tr w:rsidR="00EA2187" w:rsidRPr="00DF6716" w14:paraId="762944E1" w14:textId="77777777" w:rsidTr="0065056E">
        <w:trPr>
          <w:cantSplit/>
        </w:trPr>
        <w:tc>
          <w:tcPr>
            <w:tcW w:w="645" w:type="pct"/>
          </w:tcPr>
          <w:p w14:paraId="3647980C" w14:textId="77777777" w:rsidR="00EA2187" w:rsidRDefault="00EA2187" w:rsidP="0065056E">
            <w:pPr>
              <w:spacing w:before="40" w:after="40"/>
              <w:rPr>
                <w:rFonts w:cs="Arial"/>
                <w:sz w:val="18"/>
                <w:szCs w:val="18"/>
              </w:rPr>
            </w:pPr>
          </w:p>
        </w:tc>
        <w:tc>
          <w:tcPr>
            <w:tcW w:w="737" w:type="pct"/>
          </w:tcPr>
          <w:p w14:paraId="73A0E204" w14:textId="77777777" w:rsidR="00EA2187" w:rsidRDefault="00EA2187" w:rsidP="0065056E">
            <w:pPr>
              <w:spacing w:before="40" w:after="40"/>
              <w:rPr>
                <w:rFonts w:cs="Arial"/>
                <w:sz w:val="18"/>
                <w:szCs w:val="18"/>
              </w:rPr>
            </w:pPr>
          </w:p>
        </w:tc>
        <w:tc>
          <w:tcPr>
            <w:tcW w:w="921" w:type="pct"/>
          </w:tcPr>
          <w:p w14:paraId="7E0BB59A" w14:textId="77777777" w:rsidR="00EA2187" w:rsidRDefault="00EA2187" w:rsidP="0065056E">
            <w:pPr>
              <w:spacing w:before="40" w:after="40"/>
              <w:rPr>
                <w:rFonts w:cs="Arial"/>
                <w:sz w:val="18"/>
                <w:szCs w:val="18"/>
              </w:rPr>
            </w:pPr>
          </w:p>
        </w:tc>
        <w:tc>
          <w:tcPr>
            <w:tcW w:w="2697" w:type="pct"/>
          </w:tcPr>
          <w:p w14:paraId="2242C26B" w14:textId="77777777" w:rsidR="00EA2187" w:rsidRDefault="00EA2187" w:rsidP="0065056E">
            <w:pPr>
              <w:spacing w:before="40" w:after="40"/>
              <w:rPr>
                <w:rFonts w:cs="Arial"/>
                <w:sz w:val="18"/>
                <w:szCs w:val="18"/>
              </w:rPr>
            </w:pPr>
          </w:p>
        </w:tc>
      </w:tr>
    </w:tbl>
    <w:p w14:paraId="28446CEB" w14:textId="77777777" w:rsidR="00EA2187" w:rsidRDefault="00EA2187" w:rsidP="00EA2187"/>
    <w:p w14:paraId="64132C8A" w14:textId="77777777" w:rsidR="00EA2187" w:rsidRPr="00C551DC" w:rsidRDefault="00EA2187" w:rsidP="00EA2187">
      <w:pPr>
        <w:pStyle w:val="TOCHeading"/>
      </w:pPr>
      <w:r>
        <w:t>Table of Contents</w:t>
      </w:r>
    </w:p>
    <w:p w14:paraId="2FDD5EA7" w14:textId="5EEFC33C" w:rsidR="000838DD" w:rsidRDefault="00EA2187">
      <w:pPr>
        <w:pStyle w:val="TOC1"/>
        <w:tabs>
          <w:tab w:val="left" w:pos="440"/>
          <w:tab w:val="right" w:leader="dot" w:pos="9016"/>
        </w:tabs>
        <w:rPr>
          <w:rFonts w:eastAsiaTheme="minorEastAsia"/>
          <w:noProof/>
          <w:lang w:eastAsia="en-AU"/>
        </w:rPr>
      </w:pPr>
      <w:r>
        <w:fldChar w:fldCharType="begin"/>
      </w:r>
      <w:r>
        <w:instrText xml:space="preserve"> TOC \o "1-4" \h \z \u </w:instrText>
      </w:r>
      <w:r>
        <w:fldChar w:fldCharType="separate"/>
      </w:r>
      <w:hyperlink w:anchor="_Toc68006430" w:history="1">
        <w:r w:rsidR="000838DD" w:rsidRPr="00E21A87">
          <w:rPr>
            <w:rStyle w:val="Hyperlink"/>
            <w:noProof/>
          </w:rPr>
          <w:t>1</w:t>
        </w:r>
        <w:r w:rsidR="000838DD">
          <w:rPr>
            <w:rFonts w:eastAsiaTheme="minorEastAsia"/>
            <w:noProof/>
            <w:lang w:eastAsia="en-AU"/>
          </w:rPr>
          <w:tab/>
        </w:r>
        <w:r w:rsidR="000838DD" w:rsidRPr="00E21A87">
          <w:rPr>
            <w:rStyle w:val="Hyperlink"/>
            <w:noProof/>
          </w:rPr>
          <w:t>Common Payment Management</w:t>
        </w:r>
        <w:r w:rsidR="000838DD">
          <w:rPr>
            <w:noProof/>
            <w:webHidden/>
          </w:rPr>
          <w:tab/>
        </w:r>
        <w:r w:rsidR="000838DD">
          <w:rPr>
            <w:noProof/>
            <w:webHidden/>
          </w:rPr>
          <w:fldChar w:fldCharType="begin"/>
        </w:r>
        <w:r w:rsidR="000838DD">
          <w:rPr>
            <w:noProof/>
            <w:webHidden/>
          </w:rPr>
          <w:instrText xml:space="preserve"> PAGEREF _Toc68006430 \h </w:instrText>
        </w:r>
        <w:r w:rsidR="000838DD">
          <w:rPr>
            <w:noProof/>
            <w:webHidden/>
          </w:rPr>
        </w:r>
        <w:r w:rsidR="000838DD">
          <w:rPr>
            <w:noProof/>
            <w:webHidden/>
          </w:rPr>
          <w:fldChar w:fldCharType="separate"/>
        </w:r>
        <w:r w:rsidR="000838DD">
          <w:rPr>
            <w:noProof/>
            <w:webHidden/>
          </w:rPr>
          <w:t>2</w:t>
        </w:r>
        <w:r w:rsidR="000838DD">
          <w:rPr>
            <w:noProof/>
            <w:webHidden/>
          </w:rPr>
          <w:fldChar w:fldCharType="end"/>
        </w:r>
      </w:hyperlink>
    </w:p>
    <w:p w14:paraId="5A84EA68" w14:textId="16FD0299" w:rsidR="000838DD" w:rsidRDefault="000838DD">
      <w:pPr>
        <w:pStyle w:val="TOC2"/>
        <w:tabs>
          <w:tab w:val="left" w:pos="880"/>
          <w:tab w:val="right" w:leader="dot" w:pos="9016"/>
        </w:tabs>
        <w:rPr>
          <w:rFonts w:eastAsiaTheme="minorEastAsia"/>
          <w:noProof/>
          <w:lang w:eastAsia="en-AU"/>
        </w:rPr>
      </w:pPr>
      <w:hyperlink w:anchor="_Toc68006431" w:history="1">
        <w:r w:rsidRPr="00E21A87">
          <w:rPr>
            <w:rStyle w:val="Hyperlink"/>
            <w:noProof/>
          </w:rPr>
          <w:t>1.1</w:t>
        </w:r>
        <w:r>
          <w:rPr>
            <w:rFonts w:eastAsiaTheme="minorEastAsia"/>
            <w:noProof/>
            <w:lang w:eastAsia="en-AU"/>
          </w:rPr>
          <w:tab/>
        </w:r>
        <w:r w:rsidRPr="00E21A87">
          <w:rPr>
            <w:rStyle w:val="Hyperlink"/>
            <w:noProof/>
          </w:rPr>
          <w:t>Payment Options</w:t>
        </w:r>
        <w:r>
          <w:rPr>
            <w:noProof/>
            <w:webHidden/>
          </w:rPr>
          <w:tab/>
        </w:r>
        <w:r>
          <w:rPr>
            <w:noProof/>
            <w:webHidden/>
          </w:rPr>
          <w:fldChar w:fldCharType="begin"/>
        </w:r>
        <w:r>
          <w:rPr>
            <w:noProof/>
            <w:webHidden/>
          </w:rPr>
          <w:instrText xml:space="preserve"> PAGEREF _Toc68006431 \h </w:instrText>
        </w:r>
        <w:r>
          <w:rPr>
            <w:noProof/>
            <w:webHidden/>
          </w:rPr>
        </w:r>
        <w:r>
          <w:rPr>
            <w:noProof/>
            <w:webHidden/>
          </w:rPr>
          <w:fldChar w:fldCharType="separate"/>
        </w:r>
        <w:r>
          <w:rPr>
            <w:noProof/>
            <w:webHidden/>
          </w:rPr>
          <w:t>2</w:t>
        </w:r>
        <w:r>
          <w:rPr>
            <w:noProof/>
            <w:webHidden/>
          </w:rPr>
          <w:fldChar w:fldCharType="end"/>
        </w:r>
      </w:hyperlink>
    </w:p>
    <w:p w14:paraId="38218B65" w14:textId="7F68D850" w:rsidR="000838DD" w:rsidRDefault="000838DD">
      <w:pPr>
        <w:pStyle w:val="TOC3"/>
        <w:tabs>
          <w:tab w:val="left" w:pos="1320"/>
          <w:tab w:val="right" w:leader="dot" w:pos="9016"/>
        </w:tabs>
        <w:rPr>
          <w:rFonts w:eastAsiaTheme="minorEastAsia"/>
          <w:noProof/>
          <w:lang w:eastAsia="en-AU"/>
        </w:rPr>
      </w:pPr>
      <w:hyperlink w:anchor="_Toc68006432" w:history="1">
        <w:r w:rsidRPr="00E21A87">
          <w:rPr>
            <w:rStyle w:val="Hyperlink"/>
            <w:noProof/>
          </w:rPr>
          <w:t>1.1.1</w:t>
        </w:r>
        <w:r>
          <w:rPr>
            <w:rFonts w:eastAsiaTheme="minorEastAsia"/>
            <w:noProof/>
            <w:lang w:eastAsia="en-AU"/>
          </w:rPr>
          <w:tab/>
        </w:r>
        <w:r w:rsidRPr="00E21A87">
          <w:rPr>
            <w:rStyle w:val="Hyperlink"/>
            <w:noProof/>
          </w:rPr>
          <w:t>Established Payment Channels</w:t>
        </w:r>
        <w:r>
          <w:rPr>
            <w:noProof/>
            <w:webHidden/>
          </w:rPr>
          <w:tab/>
        </w:r>
        <w:r>
          <w:rPr>
            <w:noProof/>
            <w:webHidden/>
          </w:rPr>
          <w:fldChar w:fldCharType="begin"/>
        </w:r>
        <w:r>
          <w:rPr>
            <w:noProof/>
            <w:webHidden/>
          </w:rPr>
          <w:instrText xml:space="preserve"> PAGEREF _Toc68006432 \h </w:instrText>
        </w:r>
        <w:r>
          <w:rPr>
            <w:noProof/>
            <w:webHidden/>
          </w:rPr>
        </w:r>
        <w:r>
          <w:rPr>
            <w:noProof/>
            <w:webHidden/>
          </w:rPr>
          <w:fldChar w:fldCharType="separate"/>
        </w:r>
        <w:r>
          <w:rPr>
            <w:noProof/>
            <w:webHidden/>
          </w:rPr>
          <w:t>2</w:t>
        </w:r>
        <w:r>
          <w:rPr>
            <w:noProof/>
            <w:webHidden/>
          </w:rPr>
          <w:fldChar w:fldCharType="end"/>
        </w:r>
      </w:hyperlink>
    </w:p>
    <w:p w14:paraId="79ED85F1" w14:textId="34FEE6AD" w:rsidR="000838DD" w:rsidRDefault="000838DD">
      <w:pPr>
        <w:pStyle w:val="TOC3"/>
        <w:tabs>
          <w:tab w:val="left" w:pos="1320"/>
          <w:tab w:val="right" w:leader="dot" w:pos="9016"/>
        </w:tabs>
        <w:rPr>
          <w:rFonts w:eastAsiaTheme="minorEastAsia"/>
          <w:noProof/>
          <w:lang w:eastAsia="en-AU"/>
        </w:rPr>
      </w:pPr>
      <w:hyperlink w:anchor="_Toc68006433" w:history="1">
        <w:r w:rsidRPr="00E21A87">
          <w:rPr>
            <w:rStyle w:val="Hyperlink"/>
            <w:noProof/>
          </w:rPr>
          <w:t>1.1.2</w:t>
        </w:r>
        <w:r>
          <w:rPr>
            <w:rFonts w:eastAsiaTheme="minorEastAsia"/>
            <w:noProof/>
            <w:lang w:eastAsia="en-AU"/>
          </w:rPr>
          <w:tab/>
        </w:r>
        <w:r w:rsidRPr="00E21A87">
          <w:rPr>
            <w:rStyle w:val="Hyperlink"/>
            <w:noProof/>
          </w:rPr>
          <w:t>Payment Instalments</w:t>
        </w:r>
        <w:r>
          <w:rPr>
            <w:noProof/>
            <w:webHidden/>
          </w:rPr>
          <w:tab/>
        </w:r>
        <w:r>
          <w:rPr>
            <w:noProof/>
            <w:webHidden/>
          </w:rPr>
          <w:fldChar w:fldCharType="begin"/>
        </w:r>
        <w:r>
          <w:rPr>
            <w:noProof/>
            <w:webHidden/>
          </w:rPr>
          <w:instrText xml:space="preserve"> PAGEREF _Toc68006433 \h </w:instrText>
        </w:r>
        <w:r>
          <w:rPr>
            <w:noProof/>
            <w:webHidden/>
          </w:rPr>
        </w:r>
        <w:r>
          <w:rPr>
            <w:noProof/>
            <w:webHidden/>
          </w:rPr>
          <w:fldChar w:fldCharType="separate"/>
        </w:r>
        <w:r>
          <w:rPr>
            <w:noProof/>
            <w:webHidden/>
          </w:rPr>
          <w:t>3</w:t>
        </w:r>
        <w:r>
          <w:rPr>
            <w:noProof/>
            <w:webHidden/>
          </w:rPr>
          <w:fldChar w:fldCharType="end"/>
        </w:r>
      </w:hyperlink>
    </w:p>
    <w:p w14:paraId="2838701B" w14:textId="7FE74127" w:rsidR="000838DD" w:rsidRDefault="000838DD">
      <w:pPr>
        <w:pStyle w:val="TOC2"/>
        <w:tabs>
          <w:tab w:val="left" w:pos="880"/>
          <w:tab w:val="right" w:leader="dot" w:pos="9016"/>
        </w:tabs>
        <w:rPr>
          <w:rFonts w:eastAsiaTheme="minorEastAsia"/>
          <w:noProof/>
          <w:lang w:eastAsia="en-AU"/>
        </w:rPr>
      </w:pPr>
      <w:hyperlink w:anchor="_Toc68006434" w:history="1">
        <w:r w:rsidRPr="00E21A87">
          <w:rPr>
            <w:rStyle w:val="Hyperlink"/>
            <w:noProof/>
          </w:rPr>
          <w:t>1.2</w:t>
        </w:r>
        <w:r>
          <w:rPr>
            <w:rFonts w:eastAsiaTheme="minorEastAsia"/>
            <w:noProof/>
            <w:lang w:eastAsia="en-AU"/>
          </w:rPr>
          <w:tab/>
        </w:r>
        <w:r w:rsidRPr="00E21A87">
          <w:rPr>
            <w:rStyle w:val="Hyperlink"/>
            <w:noProof/>
          </w:rPr>
          <w:t>Payment Allocation Management</w:t>
        </w:r>
        <w:r>
          <w:rPr>
            <w:noProof/>
            <w:webHidden/>
          </w:rPr>
          <w:tab/>
        </w:r>
        <w:r>
          <w:rPr>
            <w:noProof/>
            <w:webHidden/>
          </w:rPr>
          <w:fldChar w:fldCharType="begin"/>
        </w:r>
        <w:r>
          <w:rPr>
            <w:noProof/>
            <w:webHidden/>
          </w:rPr>
          <w:instrText xml:space="preserve"> PAGEREF _Toc68006434 \h </w:instrText>
        </w:r>
        <w:r>
          <w:rPr>
            <w:noProof/>
            <w:webHidden/>
          </w:rPr>
        </w:r>
        <w:r>
          <w:rPr>
            <w:noProof/>
            <w:webHidden/>
          </w:rPr>
          <w:fldChar w:fldCharType="separate"/>
        </w:r>
        <w:r>
          <w:rPr>
            <w:noProof/>
            <w:webHidden/>
          </w:rPr>
          <w:t>3</w:t>
        </w:r>
        <w:r>
          <w:rPr>
            <w:noProof/>
            <w:webHidden/>
          </w:rPr>
          <w:fldChar w:fldCharType="end"/>
        </w:r>
      </w:hyperlink>
    </w:p>
    <w:p w14:paraId="18317189" w14:textId="4E7A7B8C" w:rsidR="000838DD" w:rsidRDefault="000838DD">
      <w:pPr>
        <w:pStyle w:val="TOC3"/>
        <w:tabs>
          <w:tab w:val="left" w:pos="1320"/>
          <w:tab w:val="right" w:leader="dot" w:pos="9016"/>
        </w:tabs>
        <w:rPr>
          <w:rFonts w:eastAsiaTheme="minorEastAsia"/>
          <w:noProof/>
          <w:lang w:eastAsia="en-AU"/>
        </w:rPr>
      </w:pPr>
      <w:hyperlink w:anchor="_Toc68006435" w:history="1">
        <w:r w:rsidRPr="00E21A87">
          <w:rPr>
            <w:rStyle w:val="Hyperlink"/>
            <w:noProof/>
          </w:rPr>
          <w:t>1.2.1</w:t>
        </w:r>
        <w:r>
          <w:rPr>
            <w:rFonts w:eastAsiaTheme="minorEastAsia"/>
            <w:noProof/>
            <w:lang w:eastAsia="en-AU"/>
          </w:rPr>
          <w:tab/>
        </w:r>
        <w:r w:rsidRPr="00E21A87">
          <w:rPr>
            <w:rStyle w:val="Hyperlink"/>
            <w:noProof/>
          </w:rPr>
          <w:t>Payment Receipt</w:t>
        </w:r>
        <w:r>
          <w:rPr>
            <w:noProof/>
            <w:webHidden/>
          </w:rPr>
          <w:tab/>
        </w:r>
        <w:r>
          <w:rPr>
            <w:noProof/>
            <w:webHidden/>
          </w:rPr>
          <w:fldChar w:fldCharType="begin"/>
        </w:r>
        <w:r>
          <w:rPr>
            <w:noProof/>
            <w:webHidden/>
          </w:rPr>
          <w:instrText xml:space="preserve"> PAGEREF _Toc68006435 \h </w:instrText>
        </w:r>
        <w:r>
          <w:rPr>
            <w:noProof/>
            <w:webHidden/>
          </w:rPr>
        </w:r>
        <w:r>
          <w:rPr>
            <w:noProof/>
            <w:webHidden/>
          </w:rPr>
          <w:fldChar w:fldCharType="separate"/>
        </w:r>
        <w:r>
          <w:rPr>
            <w:noProof/>
            <w:webHidden/>
          </w:rPr>
          <w:t>4</w:t>
        </w:r>
        <w:r>
          <w:rPr>
            <w:noProof/>
            <w:webHidden/>
          </w:rPr>
          <w:fldChar w:fldCharType="end"/>
        </w:r>
      </w:hyperlink>
    </w:p>
    <w:p w14:paraId="3BDD5150" w14:textId="07D4D05E" w:rsidR="000838DD" w:rsidRDefault="000838DD">
      <w:pPr>
        <w:pStyle w:val="TOC3"/>
        <w:tabs>
          <w:tab w:val="left" w:pos="1320"/>
          <w:tab w:val="right" w:leader="dot" w:pos="9016"/>
        </w:tabs>
        <w:rPr>
          <w:rFonts w:eastAsiaTheme="minorEastAsia"/>
          <w:noProof/>
          <w:lang w:eastAsia="en-AU"/>
        </w:rPr>
      </w:pPr>
      <w:hyperlink w:anchor="_Toc68006436" w:history="1">
        <w:r w:rsidRPr="00E21A87">
          <w:rPr>
            <w:rStyle w:val="Hyperlink"/>
            <w:noProof/>
          </w:rPr>
          <w:t>1.2.2</w:t>
        </w:r>
        <w:r>
          <w:rPr>
            <w:rFonts w:eastAsiaTheme="minorEastAsia"/>
            <w:noProof/>
            <w:lang w:eastAsia="en-AU"/>
          </w:rPr>
          <w:tab/>
        </w:r>
        <w:r w:rsidRPr="00E21A87">
          <w:rPr>
            <w:rStyle w:val="Hyperlink"/>
            <w:noProof/>
          </w:rPr>
          <w:t>Payment Allocation</w:t>
        </w:r>
        <w:r>
          <w:rPr>
            <w:noProof/>
            <w:webHidden/>
          </w:rPr>
          <w:tab/>
        </w:r>
        <w:r>
          <w:rPr>
            <w:noProof/>
            <w:webHidden/>
          </w:rPr>
          <w:fldChar w:fldCharType="begin"/>
        </w:r>
        <w:r>
          <w:rPr>
            <w:noProof/>
            <w:webHidden/>
          </w:rPr>
          <w:instrText xml:space="preserve"> PAGEREF _Toc68006436 \h </w:instrText>
        </w:r>
        <w:r>
          <w:rPr>
            <w:noProof/>
            <w:webHidden/>
          </w:rPr>
        </w:r>
        <w:r>
          <w:rPr>
            <w:noProof/>
            <w:webHidden/>
          </w:rPr>
          <w:fldChar w:fldCharType="separate"/>
        </w:r>
        <w:r>
          <w:rPr>
            <w:noProof/>
            <w:webHidden/>
          </w:rPr>
          <w:t>4</w:t>
        </w:r>
        <w:r>
          <w:rPr>
            <w:noProof/>
            <w:webHidden/>
          </w:rPr>
          <w:fldChar w:fldCharType="end"/>
        </w:r>
      </w:hyperlink>
    </w:p>
    <w:p w14:paraId="34853AE9" w14:textId="304DA13E" w:rsidR="000838DD" w:rsidRDefault="000838DD">
      <w:pPr>
        <w:pStyle w:val="TOC3"/>
        <w:tabs>
          <w:tab w:val="left" w:pos="1320"/>
          <w:tab w:val="right" w:leader="dot" w:pos="9016"/>
        </w:tabs>
        <w:rPr>
          <w:rFonts w:eastAsiaTheme="minorEastAsia"/>
          <w:noProof/>
          <w:lang w:eastAsia="en-AU"/>
        </w:rPr>
      </w:pPr>
      <w:hyperlink w:anchor="_Toc68006437" w:history="1">
        <w:r w:rsidRPr="00E21A87">
          <w:rPr>
            <w:rStyle w:val="Hyperlink"/>
            <w:noProof/>
          </w:rPr>
          <w:t>1.2.3</w:t>
        </w:r>
        <w:r>
          <w:rPr>
            <w:rFonts w:eastAsiaTheme="minorEastAsia"/>
            <w:noProof/>
            <w:lang w:eastAsia="en-AU"/>
          </w:rPr>
          <w:tab/>
        </w:r>
        <w:r w:rsidRPr="00E21A87">
          <w:rPr>
            <w:rStyle w:val="Hyperlink"/>
            <w:noProof/>
          </w:rPr>
          <w:t>Suspense Management</w:t>
        </w:r>
        <w:bookmarkStart w:id="0" w:name="_GoBack"/>
        <w:bookmarkEnd w:id="0"/>
        <w:r>
          <w:rPr>
            <w:noProof/>
            <w:webHidden/>
          </w:rPr>
          <w:tab/>
        </w:r>
        <w:r>
          <w:rPr>
            <w:noProof/>
            <w:webHidden/>
          </w:rPr>
          <w:fldChar w:fldCharType="begin"/>
        </w:r>
        <w:r>
          <w:rPr>
            <w:noProof/>
            <w:webHidden/>
          </w:rPr>
          <w:instrText xml:space="preserve"> PAGEREF _Toc68006437 \h </w:instrText>
        </w:r>
        <w:r>
          <w:rPr>
            <w:noProof/>
            <w:webHidden/>
          </w:rPr>
        </w:r>
        <w:r>
          <w:rPr>
            <w:noProof/>
            <w:webHidden/>
          </w:rPr>
          <w:fldChar w:fldCharType="separate"/>
        </w:r>
        <w:r>
          <w:rPr>
            <w:noProof/>
            <w:webHidden/>
          </w:rPr>
          <w:t>5</w:t>
        </w:r>
        <w:r>
          <w:rPr>
            <w:noProof/>
            <w:webHidden/>
          </w:rPr>
          <w:fldChar w:fldCharType="end"/>
        </w:r>
      </w:hyperlink>
    </w:p>
    <w:p w14:paraId="7631D61B" w14:textId="2E70F482" w:rsidR="000838DD" w:rsidRDefault="000838DD">
      <w:pPr>
        <w:pStyle w:val="TOC3"/>
        <w:tabs>
          <w:tab w:val="left" w:pos="1320"/>
          <w:tab w:val="right" w:leader="dot" w:pos="9016"/>
        </w:tabs>
        <w:rPr>
          <w:rFonts w:eastAsiaTheme="minorEastAsia"/>
          <w:noProof/>
          <w:lang w:eastAsia="en-AU"/>
        </w:rPr>
      </w:pPr>
      <w:hyperlink w:anchor="_Toc68006438" w:history="1">
        <w:r w:rsidRPr="00E21A87">
          <w:rPr>
            <w:rStyle w:val="Hyperlink"/>
            <w:noProof/>
          </w:rPr>
          <w:t>1.2.4</w:t>
        </w:r>
        <w:r>
          <w:rPr>
            <w:rFonts w:eastAsiaTheme="minorEastAsia"/>
            <w:noProof/>
            <w:lang w:eastAsia="en-AU"/>
          </w:rPr>
          <w:tab/>
        </w:r>
        <w:r w:rsidRPr="00E21A87">
          <w:rPr>
            <w:rStyle w:val="Hyperlink"/>
            <w:noProof/>
          </w:rPr>
          <w:t>Banking Exceptions</w:t>
        </w:r>
        <w:r>
          <w:rPr>
            <w:noProof/>
            <w:webHidden/>
          </w:rPr>
          <w:tab/>
        </w:r>
        <w:r>
          <w:rPr>
            <w:noProof/>
            <w:webHidden/>
          </w:rPr>
          <w:fldChar w:fldCharType="begin"/>
        </w:r>
        <w:r>
          <w:rPr>
            <w:noProof/>
            <w:webHidden/>
          </w:rPr>
          <w:instrText xml:space="preserve"> PAGEREF _Toc68006438 \h </w:instrText>
        </w:r>
        <w:r>
          <w:rPr>
            <w:noProof/>
            <w:webHidden/>
          </w:rPr>
        </w:r>
        <w:r>
          <w:rPr>
            <w:noProof/>
            <w:webHidden/>
          </w:rPr>
          <w:fldChar w:fldCharType="separate"/>
        </w:r>
        <w:r>
          <w:rPr>
            <w:noProof/>
            <w:webHidden/>
          </w:rPr>
          <w:t>5</w:t>
        </w:r>
        <w:r>
          <w:rPr>
            <w:noProof/>
            <w:webHidden/>
          </w:rPr>
          <w:fldChar w:fldCharType="end"/>
        </w:r>
      </w:hyperlink>
    </w:p>
    <w:p w14:paraId="70EFC55D" w14:textId="0C7010B3" w:rsidR="000838DD" w:rsidRDefault="000838DD">
      <w:pPr>
        <w:pStyle w:val="TOC3"/>
        <w:tabs>
          <w:tab w:val="left" w:pos="1320"/>
          <w:tab w:val="right" w:leader="dot" w:pos="9016"/>
        </w:tabs>
        <w:rPr>
          <w:rFonts w:eastAsiaTheme="minorEastAsia"/>
          <w:noProof/>
          <w:lang w:eastAsia="en-AU"/>
        </w:rPr>
      </w:pPr>
      <w:hyperlink w:anchor="_Toc68006439" w:history="1">
        <w:r w:rsidRPr="00E21A87">
          <w:rPr>
            <w:rStyle w:val="Hyperlink"/>
            <w:noProof/>
          </w:rPr>
          <w:t>1.2.5</w:t>
        </w:r>
        <w:r>
          <w:rPr>
            <w:rFonts w:eastAsiaTheme="minorEastAsia"/>
            <w:noProof/>
            <w:lang w:eastAsia="en-AU"/>
          </w:rPr>
          <w:tab/>
        </w:r>
        <w:r w:rsidRPr="00E21A87">
          <w:rPr>
            <w:rStyle w:val="Hyperlink"/>
            <w:noProof/>
          </w:rPr>
          <w:t>Payment History</w:t>
        </w:r>
        <w:r>
          <w:rPr>
            <w:noProof/>
            <w:webHidden/>
          </w:rPr>
          <w:tab/>
        </w:r>
        <w:r>
          <w:rPr>
            <w:noProof/>
            <w:webHidden/>
          </w:rPr>
          <w:fldChar w:fldCharType="begin"/>
        </w:r>
        <w:r>
          <w:rPr>
            <w:noProof/>
            <w:webHidden/>
          </w:rPr>
          <w:instrText xml:space="preserve"> PAGEREF _Toc68006439 \h </w:instrText>
        </w:r>
        <w:r>
          <w:rPr>
            <w:noProof/>
            <w:webHidden/>
          </w:rPr>
        </w:r>
        <w:r>
          <w:rPr>
            <w:noProof/>
            <w:webHidden/>
          </w:rPr>
          <w:fldChar w:fldCharType="separate"/>
        </w:r>
        <w:r>
          <w:rPr>
            <w:noProof/>
            <w:webHidden/>
          </w:rPr>
          <w:t>5</w:t>
        </w:r>
        <w:r>
          <w:rPr>
            <w:noProof/>
            <w:webHidden/>
          </w:rPr>
          <w:fldChar w:fldCharType="end"/>
        </w:r>
      </w:hyperlink>
    </w:p>
    <w:p w14:paraId="5999AEE5" w14:textId="5B6A3A97" w:rsidR="00EA2187" w:rsidRDefault="00EA2187" w:rsidP="00EA2187">
      <w:r>
        <w:fldChar w:fldCharType="end"/>
      </w:r>
    </w:p>
    <w:p w14:paraId="1556A6EC" w14:textId="77777777" w:rsidR="00EA2187" w:rsidRDefault="00EA2187">
      <w:r>
        <w:br w:type="page"/>
      </w:r>
    </w:p>
    <w:p w14:paraId="03A25384" w14:textId="77777777" w:rsidR="0005780D" w:rsidRPr="004953DF" w:rsidRDefault="0005780D" w:rsidP="0005780D">
      <w:pPr>
        <w:pStyle w:val="Heading1"/>
      </w:pPr>
      <w:bookmarkStart w:id="1" w:name="_Toc68006237"/>
      <w:bookmarkStart w:id="2" w:name="_Toc68006430"/>
      <w:bookmarkEnd w:id="1"/>
      <w:r>
        <w:lastRenderedPageBreak/>
        <w:t xml:space="preserve">Common </w:t>
      </w:r>
      <w:r w:rsidRPr="004953DF">
        <w:t>Payment Management</w:t>
      </w:r>
      <w:bookmarkEnd w:id="2"/>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69"/>
        <w:gridCol w:w="7247"/>
      </w:tblGrid>
      <w:tr w:rsidR="0005780D" w14:paraId="4D3F9D80" w14:textId="77777777" w:rsidTr="00CD2DD7">
        <w:tc>
          <w:tcPr>
            <w:tcW w:w="1809" w:type="dxa"/>
          </w:tcPr>
          <w:p w14:paraId="056A91F3" w14:textId="77777777" w:rsidR="0005780D" w:rsidRDefault="0005780D" w:rsidP="00CD2DD7">
            <w:r>
              <w:t>What</w:t>
            </w:r>
          </w:p>
        </w:tc>
        <w:tc>
          <w:tcPr>
            <w:tcW w:w="7433" w:type="dxa"/>
          </w:tcPr>
          <w:p w14:paraId="646DC415" w14:textId="77777777" w:rsidR="0005780D" w:rsidRDefault="0005780D" w:rsidP="00CD2DD7">
            <w:r>
              <w:t>Payment Management provides Taxpayers with various payment options and ensures the receipt and allocation of payments correctly across all revenue lines administered by the SRO.</w:t>
            </w:r>
          </w:p>
          <w:p w14:paraId="62084B4B" w14:textId="77777777" w:rsidR="0005780D" w:rsidRDefault="0005780D" w:rsidP="00CD2DD7">
            <w:r>
              <w:t>Payment Management encompasses:</w:t>
            </w:r>
          </w:p>
          <w:p w14:paraId="733D6B23" w14:textId="77777777" w:rsidR="0005780D" w:rsidRDefault="0005780D" w:rsidP="00CD2DD7">
            <w:pPr>
              <w:pStyle w:val="ListParagraph"/>
              <w:numPr>
                <w:ilvl w:val="0"/>
                <w:numId w:val="1"/>
              </w:numPr>
            </w:pPr>
            <w:r>
              <w:t>Payment Options</w:t>
            </w:r>
          </w:p>
          <w:p w14:paraId="35CD67B1" w14:textId="77777777" w:rsidR="0005780D" w:rsidRDefault="0005780D" w:rsidP="00CD2DD7">
            <w:pPr>
              <w:pStyle w:val="ListParagraph"/>
              <w:numPr>
                <w:ilvl w:val="0"/>
                <w:numId w:val="1"/>
              </w:numPr>
              <w:rPr>
                <w:ins w:id="3" w:author="Brendan Harrison" w:date="2021-03-17T16:36:00Z"/>
              </w:rPr>
            </w:pPr>
            <w:r>
              <w:t>Payment Allocation Management</w:t>
            </w:r>
          </w:p>
          <w:p w14:paraId="16441754" w14:textId="07CFC8C4" w:rsidR="001414A3" w:rsidRDefault="001414A3" w:rsidP="00CD2DD7">
            <w:pPr>
              <w:pStyle w:val="ListParagraph"/>
              <w:numPr>
                <w:ilvl w:val="0"/>
                <w:numId w:val="1"/>
              </w:numPr>
            </w:pPr>
            <w:ins w:id="4" w:author="Brendan Harrison" w:date="2021-03-17T16:36:00Z">
              <w:r>
                <w:t xml:space="preserve">Payment financial </w:t>
              </w:r>
              <w:commentRangeStart w:id="5"/>
              <w:r>
                <w:t>reporting</w:t>
              </w:r>
              <w:commentRangeEnd w:id="5"/>
              <w:r>
                <w:rPr>
                  <w:rStyle w:val="CommentReference"/>
                </w:rPr>
                <w:commentReference w:id="5"/>
              </w:r>
            </w:ins>
          </w:p>
        </w:tc>
      </w:tr>
      <w:tr w:rsidR="0005780D" w14:paraId="2CDC9049" w14:textId="77777777" w:rsidTr="00CD2DD7">
        <w:tc>
          <w:tcPr>
            <w:tcW w:w="1809" w:type="dxa"/>
          </w:tcPr>
          <w:p w14:paraId="1C8A02E1" w14:textId="77777777" w:rsidR="0005780D" w:rsidRDefault="0005780D" w:rsidP="00CD2DD7">
            <w:r>
              <w:t>Why</w:t>
            </w:r>
          </w:p>
        </w:tc>
        <w:tc>
          <w:tcPr>
            <w:tcW w:w="7433" w:type="dxa"/>
          </w:tcPr>
          <w:p w14:paraId="759D413C" w14:textId="215085C5" w:rsidR="0005780D" w:rsidRDefault="0005780D" w:rsidP="00CD2DD7">
            <w:r>
              <w:t>Payment Management enables SRO to receive payment from Taxpayers against an assessed liability as stated in the relevant legislated instrument, such as an Assessment Notice, Return or Clearance Certificate</w:t>
            </w:r>
            <w:ins w:id="6" w:author="Brendan Harrison" w:date="2021-03-17T16:39:00Z">
              <w:r w:rsidR="001414A3">
                <w:t xml:space="preserve"> and to bank and report revenue </w:t>
              </w:r>
            </w:ins>
            <w:ins w:id="7" w:author="Brendan Harrison" w:date="2021-03-17T16:40:00Z">
              <w:r w:rsidR="005117B9">
                <w:t>in Consolidated Revenue accounts</w:t>
              </w:r>
            </w:ins>
            <w:r>
              <w:t>.</w:t>
            </w:r>
          </w:p>
        </w:tc>
      </w:tr>
      <w:tr w:rsidR="0005780D" w14:paraId="7CED7037" w14:textId="77777777" w:rsidTr="00CD2DD7">
        <w:tc>
          <w:tcPr>
            <w:tcW w:w="1809" w:type="dxa"/>
          </w:tcPr>
          <w:p w14:paraId="2498132B" w14:textId="77777777" w:rsidR="0005780D" w:rsidRDefault="0005780D" w:rsidP="00CD2DD7">
            <w:r>
              <w:t>Who</w:t>
            </w:r>
          </w:p>
        </w:tc>
        <w:tc>
          <w:tcPr>
            <w:tcW w:w="7433" w:type="dxa"/>
          </w:tcPr>
          <w:p w14:paraId="79241981" w14:textId="77777777" w:rsidR="0005780D" w:rsidRDefault="0005780D" w:rsidP="00CD2DD7">
            <w:r>
              <w:t>SRO:</w:t>
            </w:r>
          </w:p>
          <w:p w14:paraId="78F3759A" w14:textId="77777777" w:rsidR="0005780D" w:rsidRDefault="0005780D" w:rsidP="00CD2DD7">
            <w:pPr>
              <w:pStyle w:val="ListParagraph"/>
              <w:numPr>
                <w:ilvl w:val="0"/>
                <w:numId w:val="5"/>
              </w:numPr>
            </w:pPr>
            <w:r>
              <w:t>Operations – all branches</w:t>
            </w:r>
          </w:p>
          <w:p w14:paraId="2EF38C02" w14:textId="77777777" w:rsidR="0005780D" w:rsidRDefault="0005780D" w:rsidP="00CD2DD7">
            <w:pPr>
              <w:pStyle w:val="ListParagraph"/>
              <w:numPr>
                <w:ilvl w:val="0"/>
                <w:numId w:val="5"/>
              </w:numPr>
            </w:pPr>
            <w:r>
              <w:t>Finance and Administration Branch</w:t>
            </w:r>
          </w:p>
          <w:p w14:paraId="504EF454" w14:textId="77777777" w:rsidR="0005780D" w:rsidRDefault="0005780D" w:rsidP="00CD2DD7">
            <w:r>
              <w:t>External:</w:t>
            </w:r>
          </w:p>
          <w:p w14:paraId="00001EEC" w14:textId="77777777" w:rsidR="0005780D" w:rsidRDefault="0005780D" w:rsidP="00CD2DD7">
            <w:pPr>
              <w:pStyle w:val="ListParagraph"/>
              <w:numPr>
                <w:ilvl w:val="0"/>
                <w:numId w:val="5"/>
              </w:numPr>
            </w:pPr>
            <w:r>
              <w:t>Westpac Banking Corporation</w:t>
            </w:r>
          </w:p>
          <w:p w14:paraId="1FAF067F" w14:textId="77777777" w:rsidR="0005780D" w:rsidRDefault="0005780D" w:rsidP="00CD2DD7">
            <w:pPr>
              <w:pStyle w:val="ListParagraph"/>
              <w:numPr>
                <w:ilvl w:val="0"/>
                <w:numId w:val="5"/>
              </w:numPr>
            </w:pPr>
            <w:proofErr w:type="spellStart"/>
            <w:r>
              <w:t>QValent</w:t>
            </w:r>
            <w:proofErr w:type="spellEnd"/>
            <w:r>
              <w:t xml:space="preserve"> – Westpac </w:t>
            </w:r>
            <w:proofErr w:type="spellStart"/>
            <w:r>
              <w:t>Quickstream</w:t>
            </w:r>
            <w:proofErr w:type="spellEnd"/>
            <w:r>
              <w:t xml:space="preserve"> product vendor</w:t>
            </w:r>
          </w:p>
          <w:p w14:paraId="189909E9" w14:textId="77777777" w:rsidR="0005780D" w:rsidRDefault="0005780D" w:rsidP="00CD2DD7">
            <w:pPr>
              <w:pStyle w:val="ListParagraph"/>
              <w:numPr>
                <w:ilvl w:val="0"/>
                <w:numId w:val="5"/>
              </w:numPr>
            </w:pPr>
            <w:r>
              <w:t>Australia Post</w:t>
            </w:r>
          </w:p>
          <w:p w14:paraId="421DF3C1" w14:textId="77777777" w:rsidR="0005780D" w:rsidRDefault="0005780D" w:rsidP="00CD2DD7">
            <w:pPr>
              <w:pStyle w:val="ListParagraph"/>
              <w:numPr>
                <w:ilvl w:val="0"/>
                <w:numId w:val="5"/>
              </w:numPr>
            </w:pPr>
            <w:r>
              <w:t>BPAY</w:t>
            </w:r>
          </w:p>
          <w:p w14:paraId="121D113A" w14:textId="77777777" w:rsidR="0005780D" w:rsidRPr="00465925" w:rsidRDefault="0005780D" w:rsidP="00CD2DD7">
            <w:pPr>
              <w:pStyle w:val="ListParagraph"/>
              <w:numPr>
                <w:ilvl w:val="0"/>
                <w:numId w:val="5"/>
              </w:numPr>
              <w:rPr>
                <w:color w:val="FF0000"/>
              </w:rPr>
            </w:pPr>
            <w:r w:rsidRPr="00465925">
              <w:rPr>
                <w:color w:val="FF0000"/>
              </w:rPr>
              <w:t>PEXA??</w:t>
            </w:r>
          </w:p>
          <w:p w14:paraId="002A96F2" w14:textId="77777777" w:rsidR="0005780D" w:rsidRDefault="0005780D" w:rsidP="00CD2DD7">
            <w:pPr>
              <w:pStyle w:val="ListParagraph"/>
              <w:numPr>
                <w:ilvl w:val="0"/>
                <w:numId w:val="5"/>
              </w:numPr>
            </w:pPr>
            <w:r>
              <w:t>SRO Taxpayers</w:t>
            </w:r>
          </w:p>
        </w:tc>
      </w:tr>
      <w:tr w:rsidR="0005780D" w14:paraId="5A8BCF9A" w14:textId="77777777" w:rsidTr="00CD2DD7">
        <w:tc>
          <w:tcPr>
            <w:tcW w:w="1809" w:type="dxa"/>
          </w:tcPr>
          <w:p w14:paraId="3BF6F7ED" w14:textId="77777777" w:rsidR="0005780D" w:rsidRDefault="0005780D" w:rsidP="00CD2DD7"/>
        </w:tc>
        <w:tc>
          <w:tcPr>
            <w:tcW w:w="7433" w:type="dxa"/>
          </w:tcPr>
          <w:p w14:paraId="0C921066" w14:textId="77777777" w:rsidR="0005780D" w:rsidRDefault="0005780D" w:rsidP="00CD2DD7"/>
        </w:tc>
      </w:tr>
    </w:tbl>
    <w:p w14:paraId="40A829C7" w14:textId="77777777" w:rsidR="0005780D" w:rsidRDefault="0005780D" w:rsidP="0005780D"/>
    <w:p w14:paraId="0E57812D" w14:textId="77777777" w:rsidR="0005780D" w:rsidRDefault="0005780D" w:rsidP="0005780D">
      <w:pPr>
        <w:pStyle w:val="Heading2"/>
        <w:numPr>
          <w:ilvl w:val="1"/>
          <w:numId w:val="18"/>
        </w:numPr>
      </w:pPr>
      <w:bookmarkStart w:id="8" w:name="_Toc68006431"/>
      <w:r>
        <w:t>Payment Options</w:t>
      </w:r>
      <w:bookmarkEnd w:id="8"/>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64"/>
        <w:gridCol w:w="7252"/>
      </w:tblGrid>
      <w:tr w:rsidR="0005780D" w14:paraId="3CFB3D81" w14:textId="77777777" w:rsidTr="00CD2DD7">
        <w:tc>
          <w:tcPr>
            <w:tcW w:w="1809" w:type="dxa"/>
          </w:tcPr>
          <w:p w14:paraId="4E035292" w14:textId="77777777" w:rsidR="0005780D" w:rsidRDefault="0005780D" w:rsidP="00CD2DD7">
            <w:r>
              <w:t>What</w:t>
            </w:r>
          </w:p>
        </w:tc>
        <w:tc>
          <w:tcPr>
            <w:tcW w:w="7433" w:type="dxa"/>
          </w:tcPr>
          <w:p w14:paraId="70837FDB" w14:textId="77777777" w:rsidR="0005780D" w:rsidRDefault="0005780D" w:rsidP="00CD2DD7">
            <w:r>
              <w:t>Payment Options provides an accessible set of payment channels and instalment options for Taxpayers which are tailored for each revenue line.</w:t>
            </w:r>
          </w:p>
          <w:p w14:paraId="7FCCE612" w14:textId="77777777" w:rsidR="0005780D" w:rsidRDefault="0005780D" w:rsidP="00CD2DD7">
            <w:r>
              <w:t>Payment Options encompasses:</w:t>
            </w:r>
          </w:p>
          <w:p w14:paraId="72A347EF" w14:textId="77777777" w:rsidR="0005780D" w:rsidRDefault="0005780D" w:rsidP="00CD2DD7">
            <w:pPr>
              <w:pStyle w:val="ListParagraph"/>
              <w:numPr>
                <w:ilvl w:val="0"/>
                <w:numId w:val="4"/>
              </w:numPr>
            </w:pPr>
            <w:r>
              <w:t>Payment channels enabled for Land Tax</w:t>
            </w:r>
          </w:p>
          <w:p w14:paraId="7D0B7E5A" w14:textId="77777777" w:rsidR="0005780D" w:rsidRDefault="0005780D" w:rsidP="00CD2DD7">
            <w:pPr>
              <w:pStyle w:val="ListParagraph"/>
              <w:numPr>
                <w:ilvl w:val="0"/>
                <w:numId w:val="4"/>
              </w:numPr>
            </w:pPr>
            <w:r>
              <w:t>Payment Instalments</w:t>
            </w:r>
          </w:p>
        </w:tc>
      </w:tr>
      <w:tr w:rsidR="0005780D" w14:paraId="7AC5A87D" w14:textId="77777777" w:rsidTr="00CD2DD7">
        <w:tc>
          <w:tcPr>
            <w:tcW w:w="1809" w:type="dxa"/>
          </w:tcPr>
          <w:p w14:paraId="0D734C9E" w14:textId="77777777" w:rsidR="0005780D" w:rsidRDefault="0005780D" w:rsidP="00CD2DD7">
            <w:r>
              <w:t>Why</w:t>
            </w:r>
          </w:p>
        </w:tc>
        <w:tc>
          <w:tcPr>
            <w:tcW w:w="7433" w:type="dxa"/>
          </w:tcPr>
          <w:p w14:paraId="1B4EF935" w14:textId="77777777" w:rsidR="0005780D" w:rsidRDefault="0005780D" w:rsidP="00CD2DD7">
            <w:r>
              <w:t>Payment Options enable SRO to offer Taxpayers with the most suitable and accessible payment methods based on the characteristics of each revenue line, such as:</w:t>
            </w:r>
          </w:p>
          <w:p w14:paraId="3FBB1562" w14:textId="77777777" w:rsidR="0005780D" w:rsidRDefault="0005780D" w:rsidP="00CD2DD7">
            <w:pPr>
              <w:pStyle w:val="ListParagraph"/>
              <w:numPr>
                <w:ilvl w:val="0"/>
                <w:numId w:val="6"/>
              </w:numPr>
            </w:pPr>
            <w:r>
              <w:t>Typical Taxpayer types and accessibility considerations – e.g. corporates/businesses vs mums &amp; dads</w:t>
            </w:r>
          </w:p>
          <w:p w14:paraId="0730341C" w14:textId="77777777" w:rsidR="0005780D" w:rsidRDefault="0005780D" w:rsidP="00CD2DD7">
            <w:pPr>
              <w:pStyle w:val="ListParagraph"/>
              <w:numPr>
                <w:ilvl w:val="0"/>
                <w:numId w:val="6"/>
              </w:numPr>
            </w:pPr>
            <w:r>
              <w:t>Size of Taxpayer base – fewer options may be offered for smaller Taxpayer bases to streamline administration costs</w:t>
            </w:r>
          </w:p>
          <w:p w14:paraId="5F4BD20A" w14:textId="77777777" w:rsidR="0005780D" w:rsidRDefault="0005780D" w:rsidP="00CD2DD7">
            <w:pPr>
              <w:pStyle w:val="ListParagraph"/>
              <w:numPr>
                <w:ilvl w:val="0"/>
                <w:numId w:val="6"/>
              </w:numPr>
            </w:pPr>
            <w:r>
              <w:t xml:space="preserve">Size of payment amounts – </w:t>
            </w:r>
            <w:proofErr w:type="spellStart"/>
            <w:r>
              <w:t>some</w:t>
            </w:r>
            <w:proofErr w:type="spellEnd"/>
            <w:r>
              <w:t xml:space="preserve"> payment channels have payment limits or percentage surcharges</w:t>
            </w:r>
          </w:p>
        </w:tc>
      </w:tr>
      <w:tr w:rsidR="0005780D" w14:paraId="6976D26B" w14:textId="77777777" w:rsidTr="00CD2DD7">
        <w:tc>
          <w:tcPr>
            <w:tcW w:w="1809" w:type="dxa"/>
          </w:tcPr>
          <w:p w14:paraId="0BDDC1F8" w14:textId="77777777" w:rsidR="0005780D" w:rsidRDefault="0005780D" w:rsidP="00CD2DD7">
            <w:r>
              <w:t>Who</w:t>
            </w:r>
          </w:p>
        </w:tc>
        <w:tc>
          <w:tcPr>
            <w:tcW w:w="7433" w:type="dxa"/>
          </w:tcPr>
          <w:p w14:paraId="5566F2A0" w14:textId="77777777" w:rsidR="0005780D" w:rsidRDefault="0005780D" w:rsidP="00CD2DD7">
            <w:r>
              <w:t>See Common Payment Management</w:t>
            </w:r>
          </w:p>
        </w:tc>
      </w:tr>
    </w:tbl>
    <w:p w14:paraId="0E733B1A" w14:textId="77777777" w:rsidR="0005780D" w:rsidRDefault="0005780D" w:rsidP="0005780D"/>
    <w:p w14:paraId="75AEFAF5" w14:textId="77777777" w:rsidR="0005780D" w:rsidRDefault="0005780D" w:rsidP="0005780D">
      <w:pPr>
        <w:pStyle w:val="Heading3"/>
      </w:pPr>
      <w:bookmarkStart w:id="9" w:name="_Toc68006432"/>
      <w:r>
        <w:t>Established Payment Channels</w:t>
      </w:r>
      <w:bookmarkEnd w:id="9"/>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68"/>
        <w:gridCol w:w="7248"/>
      </w:tblGrid>
      <w:tr w:rsidR="0005780D" w14:paraId="55B6780B" w14:textId="77777777" w:rsidTr="00CD2DD7">
        <w:tc>
          <w:tcPr>
            <w:tcW w:w="1809" w:type="dxa"/>
          </w:tcPr>
          <w:p w14:paraId="54DE70C7" w14:textId="77777777" w:rsidR="0005780D" w:rsidRDefault="0005780D" w:rsidP="00CD2DD7">
            <w:r>
              <w:t>What</w:t>
            </w:r>
          </w:p>
        </w:tc>
        <w:tc>
          <w:tcPr>
            <w:tcW w:w="7433" w:type="dxa"/>
          </w:tcPr>
          <w:p w14:paraId="74997228" w14:textId="77777777" w:rsidR="0005780D" w:rsidRDefault="0005780D" w:rsidP="00CD2DD7">
            <w:pPr>
              <w:ind w:left="50"/>
            </w:pPr>
            <w:r>
              <w:t xml:space="preserve">Established Payment Channels are the specific payment methods SRO has established with third-party providers.  Different payment channels are enabled for each revenue line.  </w:t>
            </w:r>
          </w:p>
          <w:p w14:paraId="3DBD7001" w14:textId="77777777" w:rsidR="0005780D" w:rsidRDefault="0005780D" w:rsidP="00CD2DD7">
            <w:pPr>
              <w:ind w:left="50"/>
            </w:pPr>
            <w:r>
              <w:t>This includes:</w:t>
            </w:r>
          </w:p>
          <w:p w14:paraId="277E996D" w14:textId="77777777" w:rsidR="0005780D" w:rsidRDefault="0005780D" w:rsidP="00CD2DD7">
            <w:pPr>
              <w:pStyle w:val="ListParagraph"/>
              <w:numPr>
                <w:ilvl w:val="0"/>
                <w:numId w:val="7"/>
              </w:numPr>
            </w:pPr>
            <w:r>
              <w:t xml:space="preserve">Westpac Branch – pay in person </w:t>
            </w:r>
            <w:r w:rsidRPr="001E4BF7">
              <w:rPr>
                <w:color w:val="FF0000"/>
              </w:rPr>
              <w:t>(still available?)</w:t>
            </w:r>
          </w:p>
          <w:p w14:paraId="3ED0B3E1" w14:textId="77777777" w:rsidR="0005780D" w:rsidRDefault="0005780D" w:rsidP="00CD2DD7">
            <w:pPr>
              <w:pStyle w:val="ListParagraph"/>
              <w:numPr>
                <w:ilvl w:val="0"/>
                <w:numId w:val="7"/>
              </w:numPr>
            </w:pPr>
            <w:proofErr w:type="spellStart"/>
            <w:r>
              <w:t>AusPost</w:t>
            </w:r>
            <w:proofErr w:type="spellEnd"/>
            <w:r>
              <w:t xml:space="preserve"> outlet – pay in person</w:t>
            </w:r>
          </w:p>
          <w:p w14:paraId="67918AF0" w14:textId="77777777" w:rsidR="0005780D" w:rsidRDefault="0005780D" w:rsidP="00CD2DD7">
            <w:pPr>
              <w:pStyle w:val="ListParagraph"/>
              <w:numPr>
                <w:ilvl w:val="0"/>
                <w:numId w:val="7"/>
              </w:numPr>
            </w:pPr>
            <w:r>
              <w:lastRenderedPageBreak/>
              <w:t>BPAY – via customer’s phone or internet banking</w:t>
            </w:r>
          </w:p>
          <w:p w14:paraId="558C0EF9" w14:textId="77777777" w:rsidR="0005780D" w:rsidRDefault="0005780D" w:rsidP="00CD2DD7">
            <w:pPr>
              <w:pStyle w:val="ListParagraph"/>
              <w:numPr>
                <w:ilvl w:val="0"/>
                <w:numId w:val="7"/>
              </w:numPr>
            </w:pPr>
            <w:r>
              <w:t>Credit card – one-off payment via:</w:t>
            </w:r>
          </w:p>
          <w:p w14:paraId="792754F9" w14:textId="77777777" w:rsidR="0005780D" w:rsidRDefault="0005780D" w:rsidP="00CD2DD7">
            <w:pPr>
              <w:pStyle w:val="ListParagraph"/>
              <w:numPr>
                <w:ilvl w:val="1"/>
                <w:numId w:val="7"/>
              </w:numPr>
            </w:pPr>
            <w:r>
              <w:t xml:space="preserve">SRO public website (Westpac </w:t>
            </w:r>
            <w:proofErr w:type="spellStart"/>
            <w:r>
              <w:t>Quickweb</w:t>
            </w:r>
            <w:proofErr w:type="spellEnd"/>
            <w:r>
              <w:t xml:space="preserve"> – Westpac application embedded within SRO site)</w:t>
            </w:r>
          </w:p>
          <w:p w14:paraId="74F3D196" w14:textId="77777777" w:rsidR="0005780D" w:rsidRDefault="0005780D" w:rsidP="00CD2DD7">
            <w:pPr>
              <w:pStyle w:val="ListParagraph"/>
              <w:numPr>
                <w:ilvl w:val="1"/>
                <w:numId w:val="7"/>
              </w:numPr>
            </w:pPr>
            <w:r>
              <w:t xml:space="preserve">SRO Contact Centre (Westpac </w:t>
            </w:r>
            <w:proofErr w:type="spellStart"/>
            <w:r>
              <w:t>Quickvoice</w:t>
            </w:r>
            <w:proofErr w:type="spellEnd"/>
            <w:r>
              <w:t xml:space="preserve"> – Customers are directed to an over the phone application hosted by Westpac)</w:t>
            </w:r>
          </w:p>
          <w:p w14:paraId="48BC4E85" w14:textId="77777777" w:rsidR="0005780D" w:rsidRDefault="0005780D" w:rsidP="00CD2DD7">
            <w:pPr>
              <w:pStyle w:val="ListParagraph"/>
              <w:numPr>
                <w:ilvl w:val="1"/>
                <w:numId w:val="7"/>
              </w:numPr>
            </w:pPr>
            <w:r>
              <w:t>SRO staff manual processing (Westpac Quick Terminal – SRO staff (mostly Recovery officers) can log into the Westpac portal to manually process a payment)</w:t>
            </w:r>
          </w:p>
          <w:p w14:paraId="7B1D14DC" w14:textId="77777777" w:rsidR="0005780D" w:rsidRDefault="0005780D" w:rsidP="00CD2DD7">
            <w:pPr>
              <w:pStyle w:val="ListParagraph"/>
              <w:numPr>
                <w:ilvl w:val="1"/>
                <w:numId w:val="7"/>
              </w:numPr>
            </w:pPr>
            <w:r>
              <w:t xml:space="preserve">Revenue line portal (Westpac </w:t>
            </w:r>
            <w:proofErr w:type="spellStart"/>
            <w:r>
              <w:t>Quickweb</w:t>
            </w:r>
            <w:proofErr w:type="spellEnd"/>
            <w:r>
              <w:t xml:space="preserve"> – Westpac application embedded within SRO portal)</w:t>
            </w:r>
          </w:p>
          <w:p w14:paraId="25B6463E" w14:textId="77777777" w:rsidR="0005780D" w:rsidRDefault="0005780D" w:rsidP="00CD2DD7">
            <w:pPr>
              <w:pStyle w:val="ListParagraph"/>
              <w:numPr>
                <w:ilvl w:val="1"/>
                <w:numId w:val="7"/>
              </w:numPr>
            </w:pPr>
            <w:r>
              <w:t>Revenue line portal (Westpac REST API – SRO based front-end connected to Westpac service)</w:t>
            </w:r>
          </w:p>
          <w:p w14:paraId="5CB177FC" w14:textId="77777777" w:rsidR="0005780D" w:rsidRDefault="0005780D" w:rsidP="00CD2DD7">
            <w:pPr>
              <w:pStyle w:val="ListParagraph"/>
              <w:numPr>
                <w:ilvl w:val="0"/>
                <w:numId w:val="7"/>
              </w:numPr>
            </w:pPr>
            <w:r w:rsidRPr="008324D6">
              <w:t>Direct Debit -</w:t>
            </w:r>
            <w:r>
              <w:t xml:space="preserve"> customer</w:t>
            </w:r>
            <w:r w:rsidRPr="008324D6">
              <w:t xml:space="preserve"> </w:t>
            </w:r>
            <w:r>
              <w:t>request</w:t>
            </w:r>
            <w:r w:rsidRPr="008324D6">
              <w:t xml:space="preserve"> for SRO to debit their bank account or credit car</w:t>
            </w:r>
            <w:r>
              <w:t>d for a one-off payment</w:t>
            </w:r>
          </w:p>
          <w:p w14:paraId="1F54F8FB" w14:textId="77777777" w:rsidR="0005780D" w:rsidRDefault="0005780D" w:rsidP="00CD2DD7">
            <w:pPr>
              <w:pStyle w:val="ListParagraph"/>
              <w:numPr>
                <w:ilvl w:val="0"/>
                <w:numId w:val="7"/>
              </w:numPr>
            </w:pPr>
            <w:r>
              <w:t>Electronic Funds Transfer (EFT) – via customer’s bank account to Westpac revenue line specific virtual bank account</w:t>
            </w:r>
          </w:p>
          <w:p w14:paraId="151644B8" w14:textId="77777777" w:rsidR="0005780D" w:rsidRDefault="0005780D" w:rsidP="00CD2DD7">
            <w:pPr>
              <w:pStyle w:val="ListParagraph"/>
              <w:numPr>
                <w:ilvl w:val="0"/>
                <w:numId w:val="7"/>
              </w:numPr>
              <w:rPr>
                <w:ins w:id="10" w:author="Brendan Harrison" w:date="2021-03-17T16:41:00Z"/>
              </w:rPr>
            </w:pPr>
            <w:r>
              <w:t xml:space="preserve">Cheque – this is no longer advertised to customers due to SRO strategic plan to move away from cheques, however SRO must be able to process them if received as they are still legal </w:t>
            </w:r>
            <w:commentRangeStart w:id="11"/>
            <w:r>
              <w:t>tender</w:t>
            </w:r>
            <w:commentRangeEnd w:id="11"/>
            <w:r w:rsidR="005117B9">
              <w:rPr>
                <w:rStyle w:val="CommentReference"/>
              </w:rPr>
              <w:commentReference w:id="11"/>
            </w:r>
          </w:p>
          <w:p w14:paraId="19E08762" w14:textId="2928962F" w:rsidR="005117B9" w:rsidRDefault="005117B9" w:rsidP="00CD2DD7">
            <w:pPr>
              <w:pStyle w:val="ListParagraph"/>
              <w:numPr>
                <w:ilvl w:val="0"/>
                <w:numId w:val="7"/>
              </w:numPr>
            </w:pPr>
          </w:p>
        </w:tc>
      </w:tr>
      <w:tr w:rsidR="0005780D" w14:paraId="69DEACF5" w14:textId="77777777" w:rsidTr="00CD2DD7">
        <w:tc>
          <w:tcPr>
            <w:tcW w:w="1809" w:type="dxa"/>
          </w:tcPr>
          <w:p w14:paraId="542815BC" w14:textId="77777777" w:rsidR="0005780D" w:rsidRDefault="0005780D" w:rsidP="00CD2DD7">
            <w:r>
              <w:lastRenderedPageBreak/>
              <w:t>Why</w:t>
            </w:r>
          </w:p>
        </w:tc>
        <w:tc>
          <w:tcPr>
            <w:tcW w:w="7433" w:type="dxa"/>
          </w:tcPr>
          <w:p w14:paraId="20D6C20A" w14:textId="77777777" w:rsidR="0005780D" w:rsidRDefault="0005780D" w:rsidP="00CD2DD7">
            <w:r>
              <w:t>See Payment Options</w:t>
            </w:r>
          </w:p>
        </w:tc>
      </w:tr>
      <w:tr w:rsidR="0005780D" w14:paraId="563FDCBE" w14:textId="77777777" w:rsidTr="00CD2DD7">
        <w:tc>
          <w:tcPr>
            <w:tcW w:w="1809" w:type="dxa"/>
          </w:tcPr>
          <w:p w14:paraId="1E9E1D1B" w14:textId="77777777" w:rsidR="0005780D" w:rsidRDefault="0005780D" w:rsidP="00CD2DD7">
            <w:r>
              <w:t>Who</w:t>
            </w:r>
          </w:p>
        </w:tc>
        <w:tc>
          <w:tcPr>
            <w:tcW w:w="7433" w:type="dxa"/>
          </w:tcPr>
          <w:p w14:paraId="32CF5014" w14:textId="77777777" w:rsidR="0005780D" w:rsidRDefault="0005780D" w:rsidP="00CD2DD7">
            <w:r>
              <w:t>See Payment Options</w:t>
            </w:r>
          </w:p>
        </w:tc>
      </w:tr>
      <w:tr w:rsidR="0005780D" w14:paraId="389B2FAC" w14:textId="77777777" w:rsidTr="00CD2DD7">
        <w:tc>
          <w:tcPr>
            <w:tcW w:w="1809" w:type="dxa"/>
          </w:tcPr>
          <w:p w14:paraId="6B0437D1" w14:textId="77777777" w:rsidR="0005780D" w:rsidRDefault="0005780D" w:rsidP="00CD2DD7">
            <w:r>
              <w:t>When</w:t>
            </w:r>
          </w:p>
        </w:tc>
        <w:tc>
          <w:tcPr>
            <w:tcW w:w="7433" w:type="dxa"/>
          </w:tcPr>
          <w:p w14:paraId="1BDE421E" w14:textId="77777777" w:rsidR="0005780D" w:rsidRDefault="0005780D" w:rsidP="00CD2DD7"/>
        </w:tc>
      </w:tr>
      <w:tr w:rsidR="0005780D" w14:paraId="501DE265" w14:textId="77777777" w:rsidTr="00CD2DD7">
        <w:tc>
          <w:tcPr>
            <w:tcW w:w="1809" w:type="dxa"/>
          </w:tcPr>
          <w:p w14:paraId="3480AADC" w14:textId="77777777" w:rsidR="0005780D" w:rsidRDefault="0005780D" w:rsidP="00CD2DD7"/>
        </w:tc>
        <w:tc>
          <w:tcPr>
            <w:tcW w:w="7433" w:type="dxa"/>
          </w:tcPr>
          <w:p w14:paraId="47277770" w14:textId="77777777" w:rsidR="0005780D" w:rsidRDefault="0005780D" w:rsidP="00CD2DD7"/>
        </w:tc>
      </w:tr>
    </w:tbl>
    <w:p w14:paraId="25832D50" w14:textId="77777777" w:rsidR="0005780D" w:rsidRDefault="0005780D" w:rsidP="0005780D"/>
    <w:p w14:paraId="346E09C4" w14:textId="77777777" w:rsidR="0005780D" w:rsidRPr="000838DD" w:rsidRDefault="0005780D" w:rsidP="0005780D">
      <w:pPr>
        <w:pStyle w:val="Heading3"/>
      </w:pPr>
      <w:bookmarkStart w:id="12" w:name="_Toc68006433"/>
      <w:r w:rsidRPr="000838DD">
        <w:t>Payment Instalments</w:t>
      </w:r>
      <w:bookmarkEnd w:id="12"/>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72"/>
        <w:gridCol w:w="7244"/>
      </w:tblGrid>
      <w:tr w:rsidR="0005780D" w14:paraId="5C17927E" w14:textId="77777777" w:rsidTr="00CD2DD7">
        <w:tc>
          <w:tcPr>
            <w:tcW w:w="1809" w:type="dxa"/>
          </w:tcPr>
          <w:p w14:paraId="7C79646A" w14:textId="77777777" w:rsidR="0005780D" w:rsidRDefault="0005780D" w:rsidP="00CD2DD7">
            <w:r>
              <w:t>What</w:t>
            </w:r>
          </w:p>
        </w:tc>
        <w:tc>
          <w:tcPr>
            <w:tcW w:w="7433" w:type="dxa"/>
          </w:tcPr>
          <w:p w14:paraId="580E29E5" w14:textId="77777777" w:rsidR="0005780D" w:rsidRDefault="0005780D" w:rsidP="00CD2DD7">
            <w:pPr>
              <w:ind w:left="50"/>
            </w:pPr>
            <w:r>
              <w:t>Payment Instalments provide Taxpayers with option of paying an assessed liability as stated in an Assessment Notice via scheduled Direct Debit instalments.  Note self-service and on-time payment instalments are only available to certain revenue lines.</w:t>
            </w:r>
          </w:p>
          <w:p w14:paraId="326A2BE8" w14:textId="77777777" w:rsidR="0005780D" w:rsidRDefault="0005780D" w:rsidP="00CD2DD7">
            <w:pPr>
              <w:ind w:left="50"/>
            </w:pPr>
            <w:r>
              <w:t>This includes:</w:t>
            </w:r>
          </w:p>
          <w:p w14:paraId="2E232478" w14:textId="77777777" w:rsidR="0005780D" w:rsidRDefault="0005780D" w:rsidP="00CD2DD7">
            <w:pPr>
              <w:pStyle w:val="ListParagraph"/>
              <w:numPr>
                <w:ilvl w:val="0"/>
                <w:numId w:val="7"/>
              </w:numPr>
            </w:pPr>
            <w:r>
              <w:t>On-time payment by instalments (SRO Autopay portal self-service)</w:t>
            </w:r>
          </w:p>
          <w:p w14:paraId="153AEA7C" w14:textId="77777777" w:rsidR="0005780D" w:rsidRDefault="0005780D" w:rsidP="00CD2DD7">
            <w:pPr>
              <w:pStyle w:val="ListParagraph"/>
              <w:numPr>
                <w:ilvl w:val="0"/>
                <w:numId w:val="7"/>
              </w:numPr>
            </w:pPr>
            <w:r>
              <w:t xml:space="preserve">Overdue payment by instalments (SRO Autopay Debt portal self-service </w:t>
            </w:r>
            <w:r w:rsidRPr="001E4BF7">
              <w:rPr>
                <w:color w:val="FF0000"/>
              </w:rPr>
              <w:t>(NOT YET LIVE)</w:t>
            </w:r>
            <w:r>
              <w:t>)</w:t>
            </w:r>
          </w:p>
          <w:p w14:paraId="5038001D" w14:textId="77777777" w:rsidR="0005780D" w:rsidRDefault="0005780D" w:rsidP="00CD2DD7">
            <w:pPr>
              <w:pStyle w:val="ListParagraph"/>
              <w:numPr>
                <w:ilvl w:val="0"/>
                <w:numId w:val="7"/>
              </w:numPr>
              <w:rPr>
                <w:ins w:id="13" w:author="Brendan Harrison" w:date="2021-03-17T16:43:00Z"/>
              </w:rPr>
            </w:pPr>
            <w:r>
              <w:t xml:space="preserve">Overdue payment by instalments via offline agreement with Debt Recovery </w:t>
            </w:r>
            <w:commentRangeStart w:id="14"/>
            <w:r>
              <w:t>team</w:t>
            </w:r>
            <w:commentRangeEnd w:id="14"/>
            <w:r w:rsidR="005117B9">
              <w:rPr>
                <w:rStyle w:val="CommentReference"/>
              </w:rPr>
              <w:commentReference w:id="14"/>
            </w:r>
          </w:p>
          <w:p w14:paraId="10425730" w14:textId="7D480D6D" w:rsidR="005117B9" w:rsidRDefault="005117B9" w:rsidP="00CD2DD7">
            <w:pPr>
              <w:pStyle w:val="ListParagraph"/>
              <w:numPr>
                <w:ilvl w:val="0"/>
                <w:numId w:val="7"/>
              </w:numPr>
            </w:pPr>
          </w:p>
        </w:tc>
      </w:tr>
      <w:tr w:rsidR="0005780D" w14:paraId="165D3D76" w14:textId="77777777" w:rsidTr="00CD2DD7">
        <w:tc>
          <w:tcPr>
            <w:tcW w:w="1809" w:type="dxa"/>
          </w:tcPr>
          <w:p w14:paraId="0F5BE59C" w14:textId="77777777" w:rsidR="0005780D" w:rsidRDefault="0005780D" w:rsidP="00CD2DD7">
            <w:r>
              <w:t>Why</w:t>
            </w:r>
          </w:p>
        </w:tc>
        <w:tc>
          <w:tcPr>
            <w:tcW w:w="7433" w:type="dxa"/>
          </w:tcPr>
          <w:p w14:paraId="5384527C" w14:textId="77777777" w:rsidR="0005780D" w:rsidRDefault="0005780D" w:rsidP="00CD2DD7">
            <w:r>
              <w:t>Payment Instalments enable SRO to offer greater flexibility for Taxpayers to meet their tax obligation in accordance with their cash flow.</w:t>
            </w:r>
          </w:p>
        </w:tc>
      </w:tr>
      <w:tr w:rsidR="0005780D" w14:paraId="6AB8CC66" w14:textId="77777777" w:rsidTr="00CD2DD7">
        <w:tc>
          <w:tcPr>
            <w:tcW w:w="1809" w:type="dxa"/>
          </w:tcPr>
          <w:p w14:paraId="120B8640" w14:textId="77777777" w:rsidR="0005780D" w:rsidRDefault="0005780D" w:rsidP="00CD2DD7">
            <w:r>
              <w:t>Who</w:t>
            </w:r>
          </w:p>
        </w:tc>
        <w:tc>
          <w:tcPr>
            <w:tcW w:w="7433" w:type="dxa"/>
          </w:tcPr>
          <w:p w14:paraId="5F2A096F" w14:textId="77777777" w:rsidR="0005780D" w:rsidRDefault="0005780D" w:rsidP="00CD2DD7">
            <w:r>
              <w:t>See Payment Options</w:t>
            </w:r>
          </w:p>
        </w:tc>
      </w:tr>
      <w:tr w:rsidR="0005780D" w14:paraId="5F06CFD5" w14:textId="77777777" w:rsidTr="00CD2DD7">
        <w:tc>
          <w:tcPr>
            <w:tcW w:w="1809" w:type="dxa"/>
          </w:tcPr>
          <w:p w14:paraId="4E866688" w14:textId="77777777" w:rsidR="0005780D" w:rsidRDefault="0005780D" w:rsidP="00CD2DD7">
            <w:r>
              <w:t>When</w:t>
            </w:r>
          </w:p>
        </w:tc>
        <w:tc>
          <w:tcPr>
            <w:tcW w:w="7433" w:type="dxa"/>
          </w:tcPr>
          <w:p w14:paraId="15184474" w14:textId="77777777" w:rsidR="0005780D" w:rsidRDefault="0005780D" w:rsidP="00CD2DD7"/>
        </w:tc>
      </w:tr>
      <w:tr w:rsidR="0005780D" w14:paraId="25CA9C85" w14:textId="77777777" w:rsidTr="00CD2DD7">
        <w:tc>
          <w:tcPr>
            <w:tcW w:w="1809" w:type="dxa"/>
          </w:tcPr>
          <w:p w14:paraId="23601957" w14:textId="77777777" w:rsidR="0005780D" w:rsidRDefault="0005780D" w:rsidP="00CD2DD7"/>
        </w:tc>
        <w:tc>
          <w:tcPr>
            <w:tcW w:w="7433" w:type="dxa"/>
          </w:tcPr>
          <w:p w14:paraId="38B8D4DB" w14:textId="77777777" w:rsidR="0005780D" w:rsidRDefault="0005780D" w:rsidP="00CD2DD7"/>
        </w:tc>
      </w:tr>
    </w:tbl>
    <w:p w14:paraId="68E34E51" w14:textId="77777777" w:rsidR="0005780D" w:rsidRDefault="0005780D" w:rsidP="0005780D"/>
    <w:p w14:paraId="73405583" w14:textId="77777777" w:rsidR="0005780D" w:rsidRDefault="0005780D" w:rsidP="0005780D">
      <w:pPr>
        <w:pStyle w:val="Heading2"/>
        <w:numPr>
          <w:ilvl w:val="1"/>
          <w:numId w:val="18"/>
        </w:numPr>
      </w:pPr>
      <w:bookmarkStart w:id="15" w:name="_Toc68006434"/>
      <w:r>
        <w:t>Payment Allocation Management</w:t>
      </w:r>
      <w:bookmarkEnd w:id="15"/>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70"/>
        <w:gridCol w:w="7246"/>
      </w:tblGrid>
      <w:tr w:rsidR="0005780D" w14:paraId="04A55338" w14:textId="77777777" w:rsidTr="00CD2DD7">
        <w:tc>
          <w:tcPr>
            <w:tcW w:w="1809" w:type="dxa"/>
          </w:tcPr>
          <w:p w14:paraId="061D6580" w14:textId="77777777" w:rsidR="0005780D" w:rsidRDefault="0005780D" w:rsidP="00CD2DD7">
            <w:r>
              <w:t>What</w:t>
            </w:r>
          </w:p>
        </w:tc>
        <w:tc>
          <w:tcPr>
            <w:tcW w:w="7433" w:type="dxa"/>
          </w:tcPr>
          <w:p w14:paraId="30CB89FC" w14:textId="77777777" w:rsidR="0005780D" w:rsidRDefault="0005780D" w:rsidP="00CD2DD7">
            <w:r>
              <w:t>Payment Allocation Management covers the full lifecycle administration of incoming Customer payments.</w:t>
            </w:r>
          </w:p>
          <w:p w14:paraId="0B796204" w14:textId="77777777" w:rsidR="0005780D" w:rsidRDefault="0005780D" w:rsidP="00CD2DD7">
            <w:r>
              <w:lastRenderedPageBreak/>
              <w:t>This encompasses:</w:t>
            </w:r>
          </w:p>
          <w:p w14:paraId="4AB1E248" w14:textId="77777777" w:rsidR="0005780D" w:rsidRDefault="0005780D" w:rsidP="00CD2DD7">
            <w:pPr>
              <w:pStyle w:val="ListParagraph"/>
              <w:numPr>
                <w:ilvl w:val="0"/>
                <w:numId w:val="4"/>
              </w:numPr>
            </w:pPr>
            <w:r>
              <w:t>Payment Receipt</w:t>
            </w:r>
          </w:p>
          <w:p w14:paraId="2542D227" w14:textId="77777777" w:rsidR="0005780D" w:rsidRDefault="0005780D" w:rsidP="00CD2DD7">
            <w:pPr>
              <w:pStyle w:val="ListParagraph"/>
              <w:numPr>
                <w:ilvl w:val="0"/>
                <w:numId w:val="4"/>
              </w:numPr>
            </w:pPr>
            <w:r>
              <w:t>Payment Allocation</w:t>
            </w:r>
          </w:p>
          <w:p w14:paraId="0F84EE86" w14:textId="77777777" w:rsidR="0005780D" w:rsidRDefault="0005780D" w:rsidP="00CD2DD7">
            <w:pPr>
              <w:pStyle w:val="ListParagraph"/>
              <w:numPr>
                <w:ilvl w:val="0"/>
                <w:numId w:val="4"/>
              </w:numPr>
            </w:pPr>
            <w:r>
              <w:t>Suspense Management</w:t>
            </w:r>
          </w:p>
          <w:p w14:paraId="79BF41AD" w14:textId="77777777" w:rsidR="0005780D" w:rsidRDefault="0005780D" w:rsidP="00CD2DD7">
            <w:pPr>
              <w:pStyle w:val="ListParagraph"/>
              <w:numPr>
                <w:ilvl w:val="0"/>
                <w:numId w:val="4"/>
              </w:numPr>
            </w:pPr>
            <w:r>
              <w:t>Banking Exceptions</w:t>
            </w:r>
          </w:p>
          <w:p w14:paraId="1681A44B" w14:textId="77777777" w:rsidR="0005780D" w:rsidRDefault="0005780D" w:rsidP="00CD2DD7">
            <w:pPr>
              <w:pStyle w:val="ListParagraph"/>
              <w:numPr>
                <w:ilvl w:val="0"/>
                <w:numId w:val="4"/>
              </w:numPr>
              <w:rPr>
                <w:ins w:id="16" w:author="Brendan Harrison" w:date="2021-03-17T16:45:00Z"/>
              </w:rPr>
            </w:pPr>
            <w:r>
              <w:t>Payment History</w:t>
            </w:r>
          </w:p>
          <w:p w14:paraId="20C54490" w14:textId="77777777" w:rsidR="005117B9" w:rsidRDefault="005117B9" w:rsidP="00CD2DD7">
            <w:pPr>
              <w:pStyle w:val="ListParagraph"/>
              <w:numPr>
                <w:ilvl w:val="0"/>
                <w:numId w:val="4"/>
              </w:numPr>
              <w:rPr>
                <w:ins w:id="17" w:author="Brendan Harrison" w:date="2021-03-17T16:45:00Z"/>
              </w:rPr>
            </w:pPr>
            <w:ins w:id="18" w:author="Brendan Harrison" w:date="2021-03-17T16:45:00Z">
              <w:r>
                <w:t>Payment banking</w:t>
              </w:r>
            </w:ins>
          </w:p>
          <w:p w14:paraId="39477020" w14:textId="1369B8D4" w:rsidR="005117B9" w:rsidRDefault="005117B9" w:rsidP="00CD2DD7">
            <w:pPr>
              <w:pStyle w:val="ListParagraph"/>
              <w:numPr>
                <w:ilvl w:val="0"/>
                <w:numId w:val="4"/>
              </w:numPr>
            </w:pPr>
            <w:ins w:id="19" w:author="Brendan Harrison" w:date="2021-03-17T16:45:00Z">
              <w:r>
                <w:t>Revenue reporting</w:t>
              </w:r>
            </w:ins>
          </w:p>
        </w:tc>
      </w:tr>
      <w:tr w:rsidR="0005780D" w14:paraId="3A5078D8" w14:textId="77777777" w:rsidTr="00CD2DD7">
        <w:tc>
          <w:tcPr>
            <w:tcW w:w="1809" w:type="dxa"/>
          </w:tcPr>
          <w:p w14:paraId="55764BC8" w14:textId="77777777" w:rsidR="0005780D" w:rsidRDefault="0005780D" w:rsidP="00CD2DD7">
            <w:r>
              <w:lastRenderedPageBreak/>
              <w:t>Why</w:t>
            </w:r>
          </w:p>
        </w:tc>
        <w:tc>
          <w:tcPr>
            <w:tcW w:w="7433" w:type="dxa"/>
          </w:tcPr>
          <w:p w14:paraId="36461997" w14:textId="77777777" w:rsidR="0005780D" w:rsidRDefault="0005780D" w:rsidP="00CD2DD7">
            <w:r>
              <w:t xml:space="preserve">Payment Allocation Management enables SRO to administer incoming payments from Taxpayers to ensure they are allocated to the correct Customer and liability.  </w:t>
            </w:r>
          </w:p>
        </w:tc>
      </w:tr>
      <w:tr w:rsidR="0005780D" w14:paraId="43CD8C3C" w14:textId="77777777" w:rsidTr="00CD2DD7">
        <w:tc>
          <w:tcPr>
            <w:tcW w:w="1809" w:type="dxa"/>
          </w:tcPr>
          <w:p w14:paraId="3C38B8C8" w14:textId="77777777" w:rsidR="0005780D" w:rsidRDefault="0005780D" w:rsidP="00CD2DD7">
            <w:r>
              <w:t>Who</w:t>
            </w:r>
          </w:p>
        </w:tc>
        <w:tc>
          <w:tcPr>
            <w:tcW w:w="7433" w:type="dxa"/>
          </w:tcPr>
          <w:p w14:paraId="6715A0FA" w14:textId="77777777" w:rsidR="0005780D" w:rsidRDefault="0005780D" w:rsidP="00CD2DD7">
            <w:r>
              <w:t>See Common Payment Management</w:t>
            </w:r>
          </w:p>
        </w:tc>
      </w:tr>
      <w:tr w:rsidR="0005780D" w14:paraId="2E32C185" w14:textId="77777777" w:rsidTr="00CD2DD7">
        <w:tc>
          <w:tcPr>
            <w:tcW w:w="1809" w:type="dxa"/>
          </w:tcPr>
          <w:p w14:paraId="3F89A57A" w14:textId="77777777" w:rsidR="0005780D" w:rsidRDefault="0005780D" w:rsidP="00CD2DD7"/>
        </w:tc>
        <w:tc>
          <w:tcPr>
            <w:tcW w:w="7433" w:type="dxa"/>
          </w:tcPr>
          <w:p w14:paraId="1E9DFE55" w14:textId="77777777" w:rsidR="0005780D" w:rsidRDefault="0005780D" w:rsidP="00CD2DD7"/>
        </w:tc>
      </w:tr>
    </w:tbl>
    <w:p w14:paraId="6C36DF75" w14:textId="77777777" w:rsidR="0005780D" w:rsidRDefault="0005780D" w:rsidP="0005780D"/>
    <w:p w14:paraId="10278B09" w14:textId="77777777" w:rsidR="0005780D" w:rsidRDefault="0005780D" w:rsidP="0005780D">
      <w:pPr>
        <w:pStyle w:val="Heading3"/>
      </w:pPr>
      <w:bookmarkStart w:id="20" w:name="_Toc68006435"/>
      <w:r>
        <w:t>Payment Receipt</w:t>
      </w:r>
      <w:bookmarkEnd w:id="20"/>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71"/>
        <w:gridCol w:w="7245"/>
      </w:tblGrid>
      <w:tr w:rsidR="0005780D" w14:paraId="2C929F00" w14:textId="77777777" w:rsidTr="00CD2DD7">
        <w:tc>
          <w:tcPr>
            <w:tcW w:w="1809" w:type="dxa"/>
          </w:tcPr>
          <w:p w14:paraId="580D91BD" w14:textId="77777777" w:rsidR="0005780D" w:rsidRDefault="0005780D" w:rsidP="00CD2DD7">
            <w:r>
              <w:t>What</w:t>
            </w:r>
          </w:p>
        </w:tc>
        <w:tc>
          <w:tcPr>
            <w:tcW w:w="7433" w:type="dxa"/>
          </w:tcPr>
          <w:p w14:paraId="1B9CE5B7" w14:textId="29725C6E" w:rsidR="0005780D" w:rsidRDefault="0005780D" w:rsidP="00CD2DD7">
            <w:pPr>
              <w:ind w:left="50"/>
            </w:pPr>
            <w:r>
              <w:t>Payment Receipt covers the ability to record Customer payments received by SRO</w:t>
            </w:r>
            <w:r w:rsidR="004C09A8">
              <w:t>.</w:t>
            </w:r>
          </w:p>
          <w:p w14:paraId="6D256017" w14:textId="77777777" w:rsidR="0005780D" w:rsidRDefault="0005780D" w:rsidP="00CD2DD7">
            <w:pPr>
              <w:ind w:left="50"/>
            </w:pPr>
            <w:r>
              <w:t>This includes:</w:t>
            </w:r>
          </w:p>
          <w:p w14:paraId="4DE43E8D" w14:textId="77777777" w:rsidR="0005780D" w:rsidRDefault="0005780D" w:rsidP="00CD2DD7">
            <w:pPr>
              <w:pStyle w:val="ListParagraph"/>
              <w:numPr>
                <w:ilvl w:val="0"/>
                <w:numId w:val="7"/>
              </w:numPr>
            </w:pPr>
            <w:r>
              <w:t>Bank Payment Files</w:t>
            </w:r>
          </w:p>
          <w:p w14:paraId="48408C27" w14:textId="77777777" w:rsidR="0005780D" w:rsidRDefault="0005780D" w:rsidP="00CD2DD7">
            <w:pPr>
              <w:pStyle w:val="ListParagraph"/>
              <w:numPr>
                <w:ilvl w:val="0"/>
                <w:numId w:val="7"/>
              </w:numPr>
            </w:pPr>
            <w:r>
              <w:t>Create Bank Payment</w:t>
            </w:r>
          </w:p>
          <w:p w14:paraId="6F4D8157" w14:textId="77777777" w:rsidR="0005780D" w:rsidRDefault="0005780D" w:rsidP="00CD2DD7">
            <w:pPr>
              <w:pStyle w:val="ListParagraph"/>
              <w:numPr>
                <w:ilvl w:val="0"/>
                <w:numId w:val="7"/>
              </w:numPr>
            </w:pPr>
            <w:r>
              <w:t>Create Cheque Payment</w:t>
            </w:r>
          </w:p>
          <w:p w14:paraId="0B67EA42" w14:textId="77777777" w:rsidR="0005780D" w:rsidRDefault="0005780D" w:rsidP="00CD2DD7">
            <w:pPr>
              <w:pStyle w:val="ListParagraph"/>
              <w:numPr>
                <w:ilvl w:val="0"/>
                <w:numId w:val="7"/>
              </w:numPr>
            </w:pPr>
            <w:r>
              <w:t>Create SRO Payment</w:t>
            </w:r>
          </w:p>
        </w:tc>
      </w:tr>
      <w:tr w:rsidR="0005780D" w14:paraId="782C8C78" w14:textId="77777777" w:rsidTr="00CD2DD7">
        <w:tc>
          <w:tcPr>
            <w:tcW w:w="1809" w:type="dxa"/>
          </w:tcPr>
          <w:p w14:paraId="0FEA7F3F" w14:textId="77777777" w:rsidR="0005780D" w:rsidRDefault="0005780D" w:rsidP="00CD2DD7">
            <w:r>
              <w:t>Why</w:t>
            </w:r>
          </w:p>
        </w:tc>
        <w:tc>
          <w:tcPr>
            <w:tcW w:w="7433" w:type="dxa"/>
          </w:tcPr>
          <w:p w14:paraId="322048DD" w14:textId="77777777" w:rsidR="0005780D" w:rsidRDefault="0005780D" w:rsidP="00CD2DD7">
            <w:r>
              <w:t>Payment Receipt enables SRO to:</w:t>
            </w:r>
          </w:p>
          <w:p w14:paraId="1B9809DF" w14:textId="77777777" w:rsidR="0005780D" w:rsidRDefault="0005780D" w:rsidP="00CD2DD7">
            <w:pPr>
              <w:pStyle w:val="ListParagraph"/>
              <w:numPr>
                <w:ilvl w:val="0"/>
                <w:numId w:val="20"/>
              </w:numPr>
            </w:pPr>
            <w:r>
              <w:t>Be notified that Customer payments have been received into the relevant SRO bank accounts from the numerous payment options</w:t>
            </w:r>
          </w:p>
          <w:p w14:paraId="32BF83B5" w14:textId="77777777" w:rsidR="0005780D" w:rsidRDefault="0005780D" w:rsidP="00CD2DD7">
            <w:pPr>
              <w:pStyle w:val="ListParagraph"/>
              <w:numPr>
                <w:ilvl w:val="0"/>
                <w:numId w:val="20"/>
              </w:numPr>
            </w:pPr>
            <w:r>
              <w:t>Record a payment transaction that can be applied against liabilities or suspense account</w:t>
            </w:r>
          </w:p>
        </w:tc>
      </w:tr>
      <w:tr w:rsidR="0005780D" w14:paraId="17E8734A" w14:textId="77777777" w:rsidTr="00CD2DD7">
        <w:tc>
          <w:tcPr>
            <w:tcW w:w="1809" w:type="dxa"/>
          </w:tcPr>
          <w:p w14:paraId="6015D000" w14:textId="77777777" w:rsidR="0005780D" w:rsidRDefault="0005780D" w:rsidP="00CD2DD7">
            <w:r>
              <w:t>Who</w:t>
            </w:r>
          </w:p>
        </w:tc>
        <w:tc>
          <w:tcPr>
            <w:tcW w:w="7433" w:type="dxa"/>
          </w:tcPr>
          <w:p w14:paraId="3FD98C4E" w14:textId="77777777" w:rsidR="0005780D" w:rsidRPr="00A0263F" w:rsidRDefault="0005780D" w:rsidP="00CD2DD7">
            <w:r>
              <w:t>See Payment Allocation Management</w:t>
            </w:r>
          </w:p>
        </w:tc>
      </w:tr>
      <w:tr w:rsidR="0005780D" w14:paraId="71CC35F6" w14:textId="77777777" w:rsidTr="00CD2DD7">
        <w:tc>
          <w:tcPr>
            <w:tcW w:w="1809" w:type="dxa"/>
          </w:tcPr>
          <w:p w14:paraId="4B9BA763" w14:textId="77777777" w:rsidR="0005780D" w:rsidRDefault="0005780D" w:rsidP="00CD2DD7"/>
        </w:tc>
        <w:tc>
          <w:tcPr>
            <w:tcW w:w="7433" w:type="dxa"/>
          </w:tcPr>
          <w:p w14:paraId="2D716213" w14:textId="77777777" w:rsidR="0005780D" w:rsidRDefault="0005780D" w:rsidP="00CD2DD7"/>
        </w:tc>
      </w:tr>
    </w:tbl>
    <w:p w14:paraId="423F0E03" w14:textId="77777777" w:rsidR="0005780D" w:rsidRDefault="0005780D" w:rsidP="0005780D"/>
    <w:p w14:paraId="08095572" w14:textId="77777777" w:rsidR="0005780D" w:rsidRDefault="0005780D" w:rsidP="0005780D">
      <w:pPr>
        <w:pStyle w:val="Heading3"/>
      </w:pPr>
      <w:bookmarkStart w:id="21" w:name="_Toc68006436"/>
      <w:r>
        <w:t>Payment Allocation</w:t>
      </w:r>
      <w:bookmarkEnd w:id="21"/>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69"/>
        <w:gridCol w:w="7247"/>
      </w:tblGrid>
      <w:tr w:rsidR="0005780D" w14:paraId="5966EC25" w14:textId="77777777" w:rsidTr="00CD2DD7">
        <w:tc>
          <w:tcPr>
            <w:tcW w:w="1809" w:type="dxa"/>
          </w:tcPr>
          <w:p w14:paraId="691FAD69" w14:textId="77777777" w:rsidR="0005780D" w:rsidRDefault="0005780D" w:rsidP="00CD2DD7">
            <w:r>
              <w:t>What</w:t>
            </w:r>
          </w:p>
        </w:tc>
        <w:tc>
          <w:tcPr>
            <w:tcW w:w="7433" w:type="dxa"/>
          </w:tcPr>
          <w:p w14:paraId="7F4C7B6B" w14:textId="77777777" w:rsidR="0005780D" w:rsidRDefault="0005780D" w:rsidP="00CD2DD7">
            <w:pPr>
              <w:ind w:left="50"/>
            </w:pPr>
            <w:r>
              <w:t>Payment Allocation involves applying a payment transaction to a liability or suspense account.</w:t>
            </w:r>
          </w:p>
          <w:p w14:paraId="3427B5C0" w14:textId="77777777" w:rsidR="0005780D" w:rsidRDefault="0005780D" w:rsidP="00CD2DD7">
            <w:pPr>
              <w:ind w:left="50"/>
            </w:pPr>
            <w:r>
              <w:t>This includes:</w:t>
            </w:r>
          </w:p>
          <w:p w14:paraId="72746695" w14:textId="77777777" w:rsidR="0005780D" w:rsidRDefault="0005780D" w:rsidP="00CD2DD7">
            <w:pPr>
              <w:pStyle w:val="ListParagraph"/>
              <w:numPr>
                <w:ilvl w:val="0"/>
                <w:numId w:val="7"/>
              </w:numPr>
            </w:pPr>
            <w:r>
              <w:t>Revenue Line Allocation Rules (see under each Revenue Line)</w:t>
            </w:r>
          </w:p>
          <w:p w14:paraId="7690482E" w14:textId="77777777" w:rsidR="0005780D" w:rsidRDefault="0005780D" w:rsidP="00CD2DD7">
            <w:pPr>
              <w:pStyle w:val="ListParagraph"/>
              <w:numPr>
                <w:ilvl w:val="0"/>
                <w:numId w:val="7"/>
              </w:numPr>
            </w:pPr>
            <w:r>
              <w:t>Apply Payment Allocation Rules</w:t>
            </w:r>
          </w:p>
          <w:p w14:paraId="182DF5D7" w14:textId="77777777" w:rsidR="0005780D" w:rsidRDefault="0005780D" w:rsidP="00CD2DD7">
            <w:pPr>
              <w:pStyle w:val="ListParagraph"/>
              <w:numPr>
                <w:ilvl w:val="0"/>
                <w:numId w:val="7"/>
              </w:numPr>
            </w:pPr>
            <w:r>
              <w:t>Payment Processing Logs and Checks</w:t>
            </w:r>
          </w:p>
          <w:p w14:paraId="363CE696" w14:textId="77777777" w:rsidR="0005780D" w:rsidRDefault="0005780D" w:rsidP="00CD2DD7">
            <w:pPr>
              <w:pStyle w:val="ListParagraph"/>
              <w:numPr>
                <w:ilvl w:val="0"/>
                <w:numId w:val="7"/>
              </w:numPr>
            </w:pPr>
            <w:r>
              <w:t>Payment Transfer</w:t>
            </w:r>
          </w:p>
        </w:tc>
      </w:tr>
      <w:tr w:rsidR="0005780D" w14:paraId="26EF0650" w14:textId="77777777" w:rsidTr="00CD2DD7">
        <w:tc>
          <w:tcPr>
            <w:tcW w:w="1809" w:type="dxa"/>
          </w:tcPr>
          <w:p w14:paraId="5C7E379C" w14:textId="77777777" w:rsidR="0005780D" w:rsidRDefault="0005780D" w:rsidP="00CD2DD7">
            <w:r>
              <w:t>Why</w:t>
            </w:r>
          </w:p>
        </w:tc>
        <w:tc>
          <w:tcPr>
            <w:tcW w:w="7433" w:type="dxa"/>
          </w:tcPr>
          <w:p w14:paraId="71283249" w14:textId="77777777" w:rsidR="0005780D" w:rsidRDefault="0005780D" w:rsidP="00CD2DD7">
            <w:r>
              <w:t>Payment Allocation enables SRO to:</w:t>
            </w:r>
          </w:p>
          <w:p w14:paraId="2E1E19D3" w14:textId="77777777" w:rsidR="0005780D" w:rsidRDefault="0005780D" w:rsidP="00CD2DD7">
            <w:pPr>
              <w:pStyle w:val="ListParagraph"/>
              <w:numPr>
                <w:ilvl w:val="0"/>
                <w:numId w:val="20"/>
              </w:numPr>
            </w:pPr>
            <w:r>
              <w:t>Maintain and apply payment allocation rules specific to each revenue line</w:t>
            </w:r>
          </w:p>
          <w:p w14:paraId="53D17E81" w14:textId="77777777" w:rsidR="0005780D" w:rsidRDefault="0005780D" w:rsidP="00CD2DD7">
            <w:pPr>
              <w:pStyle w:val="ListParagraph"/>
              <w:numPr>
                <w:ilvl w:val="0"/>
                <w:numId w:val="20"/>
              </w:numPr>
            </w:pPr>
            <w:r>
              <w:t>Transfer/apply the whole or part of a payment to a liability or suspense account</w:t>
            </w:r>
          </w:p>
        </w:tc>
      </w:tr>
      <w:tr w:rsidR="0005780D" w14:paraId="6F6E42C3" w14:textId="77777777" w:rsidTr="00CD2DD7">
        <w:tc>
          <w:tcPr>
            <w:tcW w:w="1809" w:type="dxa"/>
          </w:tcPr>
          <w:p w14:paraId="3AD1F0AC" w14:textId="77777777" w:rsidR="0005780D" w:rsidRDefault="0005780D" w:rsidP="00CD2DD7">
            <w:r>
              <w:t>Who</w:t>
            </w:r>
          </w:p>
        </w:tc>
        <w:tc>
          <w:tcPr>
            <w:tcW w:w="7433" w:type="dxa"/>
          </w:tcPr>
          <w:p w14:paraId="230AC683" w14:textId="77777777" w:rsidR="0005780D" w:rsidRPr="00A0263F" w:rsidRDefault="0005780D" w:rsidP="00CD2DD7">
            <w:r>
              <w:t>See Payment Allocation Management</w:t>
            </w:r>
          </w:p>
        </w:tc>
      </w:tr>
      <w:tr w:rsidR="0005780D" w14:paraId="2D9151F0" w14:textId="77777777" w:rsidTr="00CD2DD7">
        <w:tc>
          <w:tcPr>
            <w:tcW w:w="1809" w:type="dxa"/>
          </w:tcPr>
          <w:p w14:paraId="7404355D" w14:textId="77777777" w:rsidR="0005780D" w:rsidRDefault="0005780D" w:rsidP="00CD2DD7"/>
        </w:tc>
        <w:tc>
          <w:tcPr>
            <w:tcW w:w="7433" w:type="dxa"/>
          </w:tcPr>
          <w:p w14:paraId="60801ACF" w14:textId="77777777" w:rsidR="0005780D" w:rsidRDefault="0005780D" w:rsidP="00CD2DD7"/>
        </w:tc>
      </w:tr>
    </w:tbl>
    <w:p w14:paraId="3B013CC1" w14:textId="77777777" w:rsidR="0005780D" w:rsidRDefault="0005780D" w:rsidP="0005780D"/>
    <w:p w14:paraId="3984866A" w14:textId="77777777" w:rsidR="0005780D" w:rsidRDefault="0005780D" w:rsidP="0005780D">
      <w:pPr>
        <w:pStyle w:val="Heading3"/>
      </w:pPr>
      <w:bookmarkStart w:id="22" w:name="_Toc68006437"/>
      <w:r>
        <w:lastRenderedPageBreak/>
        <w:t>Suspense Management</w:t>
      </w:r>
      <w:bookmarkEnd w:id="22"/>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49"/>
        <w:gridCol w:w="7267"/>
      </w:tblGrid>
      <w:tr w:rsidR="0005780D" w14:paraId="616C6C43" w14:textId="77777777" w:rsidTr="00CD2DD7">
        <w:tc>
          <w:tcPr>
            <w:tcW w:w="1809" w:type="dxa"/>
          </w:tcPr>
          <w:p w14:paraId="2C25633B" w14:textId="77777777" w:rsidR="0005780D" w:rsidRDefault="0005780D" w:rsidP="00CD2DD7">
            <w:r>
              <w:t>What</w:t>
            </w:r>
          </w:p>
        </w:tc>
        <w:tc>
          <w:tcPr>
            <w:tcW w:w="7433" w:type="dxa"/>
          </w:tcPr>
          <w:p w14:paraId="315C964B" w14:textId="3C968A23" w:rsidR="0005780D" w:rsidRDefault="0005780D" w:rsidP="00CD2DD7">
            <w:pPr>
              <w:ind w:left="50"/>
            </w:pPr>
            <w:r>
              <w:t>Suspense Management covers the suspense accounts SRO utilises to temporarily ‘park’ payments that cannot be immediately applied to a liability</w:t>
            </w:r>
            <w:ins w:id="23" w:author="Brendan Harrison" w:date="2021-03-17T16:46:00Z">
              <w:r w:rsidR="005117B9">
                <w:t xml:space="preserve"> while allowing the payme</w:t>
              </w:r>
            </w:ins>
            <w:ins w:id="24" w:author="Brendan Harrison" w:date="2021-03-17T16:47:00Z">
              <w:r w:rsidR="005117B9">
                <w:t>nt to be banked as consolidated revenue</w:t>
              </w:r>
            </w:ins>
            <w:r>
              <w:t>.</w:t>
            </w:r>
          </w:p>
          <w:p w14:paraId="47FE7624" w14:textId="77777777" w:rsidR="0005780D" w:rsidRDefault="0005780D" w:rsidP="00CD2DD7">
            <w:pPr>
              <w:ind w:left="50"/>
            </w:pPr>
            <w:r>
              <w:t>This includes:</w:t>
            </w:r>
          </w:p>
          <w:p w14:paraId="08071414" w14:textId="77777777" w:rsidR="0005780D" w:rsidRDefault="0005780D" w:rsidP="00CD2DD7">
            <w:pPr>
              <w:pStyle w:val="ListParagraph"/>
              <w:numPr>
                <w:ilvl w:val="0"/>
                <w:numId w:val="7"/>
              </w:numPr>
            </w:pPr>
            <w:r>
              <w:t>General Suspense – this the overall suspense account utilised when it is not possible to identify the relevant Customer or Revenue Line for the payment</w:t>
            </w:r>
          </w:p>
          <w:p w14:paraId="129A044E" w14:textId="77777777" w:rsidR="0005780D" w:rsidRDefault="0005780D" w:rsidP="00CD2DD7">
            <w:pPr>
              <w:pStyle w:val="ListParagraph"/>
              <w:numPr>
                <w:ilvl w:val="0"/>
                <w:numId w:val="7"/>
              </w:numPr>
            </w:pPr>
            <w:r>
              <w:t>Customer Suspense – each Customer has a suspense account where payments identified for that customer can be ‘parked’</w:t>
            </w:r>
          </w:p>
          <w:p w14:paraId="39A3F14A" w14:textId="77777777" w:rsidR="0005780D" w:rsidRDefault="0005780D" w:rsidP="00CD2DD7">
            <w:pPr>
              <w:pStyle w:val="ListParagraph"/>
              <w:numPr>
                <w:ilvl w:val="0"/>
                <w:numId w:val="7"/>
              </w:numPr>
            </w:pPr>
            <w:r>
              <w:t>Revenue Line Suspense – each Revenue Line has a suspense account where the revenue line for a payment is known (e.g. received in relevant virtual bank account) but the relevant Customer and liability is not known</w:t>
            </w:r>
          </w:p>
        </w:tc>
      </w:tr>
      <w:tr w:rsidR="0005780D" w14:paraId="022A81B5" w14:textId="77777777" w:rsidTr="00CD2DD7">
        <w:tc>
          <w:tcPr>
            <w:tcW w:w="1809" w:type="dxa"/>
          </w:tcPr>
          <w:p w14:paraId="17823204" w14:textId="77777777" w:rsidR="0005780D" w:rsidRDefault="0005780D" w:rsidP="00CD2DD7">
            <w:r>
              <w:t>Why</w:t>
            </w:r>
          </w:p>
        </w:tc>
        <w:tc>
          <w:tcPr>
            <w:tcW w:w="7433" w:type="dxa"/>
          </w:tcPr>
          <w:p w14:paraId="78C5779A" w14:textId="77777777" w:rsidR="0005780D" w:rsidRDefault="0005780D" w:rsidP="00CD2DD7">
            <w:r>
              <w:t>Suspense Management enables SRO to:</w:t>
            </w:r>
          </w:p>
          <w:p w14:paraId="4A8A38F8" w14:textId="77777777" w:rsidR="0005780D" w:rsidRDefault="0005780D" w:rsidP="00CD2DD7">
            <w:pPr>
              <w:pStyle w:val="ListParagraph"/>
              <w:numPr>
                <w:ilvl w:val="0"/>
                <w:numId w:val="20"/>
              </w:numPr>
            </w:pPr>
            <w:r>
              <w:t>‘Park’ payment received by the SRO on a temporary basis until it can be:</w:t>
            </w:r>
          </w:p>
          <w:p w14:paraId="33B85CD5" w14:textId="77777777" w:rsidR="0005780D" w:rsidRDefault="0005780D" w:rsidP="00CD2DD7">
            <w:pPr>
              <w:pStyle w:val="ListParagraph"/>
              <w:numPr>
                <w:ilvl w:val="1"/>
                <w:numId w:val="20"/>
              </w:numPr>
            </w:pPr>
            <w:r>
              <w:t>Applied to the correct (or future) liability</w:t>
            </w:r>
          </w:p>
          <w:p w14:paraId="42CE2FF2" w14:textId="77777777" w:rsidR="0005780D" w:rsidRDefault="0005780D" w:rsidP="00CD2DD7">
            <w:pPr>
              <w:pStyle w:val="ListParagraph"/>
              <w:numPr>
                <w:ilvl w:val="1"/>
                <w:numId w:val="20"/>
              </w:numPr>
            </w:pPr>
            <w:r>
              <w:t>Refunded to a customer</w:t>
            </w:r>
          </w:p>
          <w:p w14:paraId="4C64AABD" w14:textId="77777777" w:rsidR="0005780D" w:rsidRPr="005117B9" w:rsidRDefault="0005780D" w:rsidP="00CD2DD7">
            <w:pPr>
              <w:pStyle w:val="ListParagraph"/>
              <w:numPr>
                <w:ilvl w:val="1"/>
                <w:numId w:val="20"/>
              </w:numPr>
              <w:rPr>
                <w:ins w:id="25" w:author="Brendan Harrison" w:date="2021-03-17T16:47:00Z"/>
                <w:rPrChange w:id="26" w:author="Brendan Harrison" w:date="2021-03-17T16:47:00Z">
                  <w:rPr>
                    <w:ins w:id="27" w:author="Brendan Harrison" w:date="2021-03-17T16:47:00Z"/>
                    <w:color w:val="FF0000"/>
                  </w:rPr>
                </w:rPrChange>
              </w:rPr>
            </w:pPr>
            <w:r>
              <w:rPr>
                <w:color w:val="FF0000"/>
              </w:rPr>
              <w:t>M</w:t>
            </w:r>
            <w:r w:rsidRPr="00906F6C">
              <w:rPr>
                <w:color w:val="FF0000"/>
              </w:rPr>
              <w:t>anaged as unclaimed money??</w:t>
            </w:r>
            <w:r>
              <w:rPr>
                <w:color w:val="FF0000"/>
              </w:rPr>
              <w:t xml:space="preserve">  Is this correct?  What happens to payments SRO receives where we cannot identify the customer/assessment/liability</w:t>
            </w:r>
          </w:p>
          <w:p w14:paraId="7B122536" w14:textId="154BB41C" w:rsidR="005117B9" w:rsidRDefault="005117B9" w:rsidP="00CD2DD7">
            <w:pPr>
              <w:pStyle w:val="ListParagraph"/>
              <w:numPr>
                <w:ilvl w:val="1"/>
                <w:numId w:val="20"/>
              </w:numPr>
            </w:pPr>
            <w:ins w:id="28" w:author="Brendan Harrison" w:date="2021-03-17T16:47:00Z">
              <w:r>
                <w:rPr>
                  <w:color w:val="FF0000"/>
                </w:rPr>
                <w:t>The payment to be immediately banked and recognised as revenue</w:t>
              </w:r>
            </w:ins>
          </w:p>
        </w:tc>
      </w:tr>
      <w:tr w:rsidR="0005780D" w14:paraId="7FAA4B70" w14:textId="77777777" w:rsidTr="00CD2DD7">
        <w:tc>
          <w:tcPr>
            <w:tcW w:w="1809" w:type="dxa"/>
          </w:tcPr>
          <w:p w14:paraId="33BE9E3F" w14:textId="77777777" w:rsidR="0005780D" w:rsidRDefault="0005780D" w:rsidP="00CD2DD7">
            <w:r>
              <w:t>Who</w:t>
            </w:r>
          </w:p>
        </w:tc>
        <w:tc>
          <w:tcPr>
            <w:tcW w:w="7433" w:type="dxa"/>
          </w:tcPr>
          <w:p w14:paraId="32C9B826" w14:textId="77777777" w:rsidR="0005780D" w:rsidRPr="00A0263F" w:rsidRDefault="0005780D" w:rsidP="00CD2DD7">
            <w:r>
              <w:t>See Payment Allocation Management</w:t>
            </w:r>
          </w:p>
        </w:tc>
      </w:tr>
      <w:tr w:rsidR="0005780D" w14:paraId="2612C434" w14:textId="77777777" w:rsidTr="00CD2DD7">
        <w:tc>
          <w:tcPr>
            <w:tcW w:w="1809" w:type="dxa"/>
          </w:tcPr>
          <w:p w14:paraId="431D0C63" w14:textId="77777777" w:rsidR="0005780D" w:rsidRDefault="0005780D" w:rsidP="00CD2DD7"/>
        </w:tc>
        <w:tc>
          <w:tcPr>
            <w:tcW w:w="7433" w:type="dxa"/>
          </w:tcPr>
          <w:p w14:paraId="4C70FFD1" w14:textId="77777777" w:rsidR="0005780D" w:rsidRDefault="0005780D" w:rsidP="00CD2DD7"/>
        </w:tc>
      </w:tr>
    </w:tbl>
    <w:p w14:paraId="38FDB91C" w14:textId="77777777" w:rsidR="0005780D" w:rsidRDefault="0005780D" w:rsidP="0005780D"/>
    <w:p w14:paraId="78B3462E" w14:textId="77777777" w:rsidR="0005780D" w:rsidRDefault="0005780D" w:rsidP="0005780D">
      <w:pPr>
        <w:pStyle w:val="Heading3"/>
      </w:pPr>
      <w:bookmarkStart w:id="29" w:name="_Toc68006438"/>
      <w:r>
        <w:t>Banking Exceptions</w:t>
      </w:r>
      <w:bookmarkEnd w:id="29"/>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69"/>
        <w:gridCol w:w="7247"/>
      </w:tblGrid>
      <w:tr w:rsidR="0005780D" w14:paraId="77EE7390" w14:textId="77777777" w:rsidTr="00CD2DD7">
        <w:tc>
          <w:tcPr>
            <w:tcW w:w="1809" w:type="dxa"/>
          </w:tcPr>
          <w:p w14:paraId="109838D7" w14:textId="77777777" w:rsidR="0005780D" w:rsidRDefault="0005780D" w:rsidP="00CD2DD7">
            <w:r>
              <w:t>What</w:t>
            </w:r>
          </w:p>
        </w:tc>
        <w:tc>
          <w:tcPr>
            <w:tcW w:w="7433" w:type="dxa"/>
          </w:tcPr>
          <w:p w14:paraId="3AC959C3" w14:textId="77777777" w:rsidR="0005780D" w:rsidRDefault="0005780D" w:rsidP="00CD2DD7">
            <w:pPr>
              <w:ind w:left="50"/>
            </w:pPr>
            <w:r>
              <w:t>Banking Exceptions cover the ability to adjust the payment amount or reverse/cancel a payment when issues are notified by the bank.</w:t>
            </w:r>
          </w:p>
          <w:p w14:paraId="59855685" w14:textId="77777777" w:rsidR="0005780D" w:rsidRDefault="0005780D" w:rsidP="00CD2DD7">
            <w:pPr>
              <w:ind w:left="50"/>
            </w:pPr>
            <w:r>
              <w:t>This includes:</w:t>
            </w:r>
          </w:p>
          <w:p w14:paraId="6B550D7F" w14:textId="77777777" w:rsidR="0005780D" w:rsidRDefault="0005780D" w:rsidP="00CD2DD7">
            <w:pPr>
              <w:pStyle w:val="ListParagraph"/>
              <w:numPr>
                <w:ilvl w:val="0"/>
                <w:numId w:val="7"/>
              </w:numPr>
            </w:pPr>
            <w:r>
              <w:t>Bank Adjustment</w:t>
            </w:r>
          </w:p>
          <w:p w14:paraId="38F3B188" w14:textId="77777777" w:rsidR="0005780D" w:rsidRDefault="0005780D" w:rsidP="00CD2DD7">
            <w:pPr>
              <w:pStyle w:val="ListParagraph"/>
              <w:numPr>
                <w:ilvl w:val="0"/>
                <w:numId w:val="7"/>
              </w:numPr>
            </w:pPr>
            <w:r>
              <w:t>Dishonours</w:t>
            </w:r>
          </w:p>
        </w:tc>
      </w:tr>
      <w:tr w:rsidR="0005780D" w14:paraId="2368D98F" w14:textId="77777777" w:rsidTr="00CD2DD7">
        <w:tc>
          <w:tcPr>
            <w:tcW w:w="1809" w:type="dxa"/>
          </w:tcPr>
          <w:p w14:paraId="11D44E41" w14:textId="77777777" w:rsidR="0005780D" w:rsidRDefault="0005780D" w:rsidP="00CD2DD7">
            <w:r>
              <w:t>Why</w:t>
            </w:r>
          </w:p>
        </w:tc>
        <w:tc>
          <w:tcPr>
            <w:tcW w:w="7433" w:type="dxa"/>
          </w:tcPr>
          <w:p w14:paraId="18CADFAB" w14:textId="77777777" w:rsidR="0005780D" w:rsidRDefault="0005780D" w:rsidP="00CD2DD7">
            <w:r>
              <w:t>Banking Exceptions enables SRO to:</w:t>
            </w:r>
          </w:p>
          <w:p w14:paraId="39F3649C" w14:textId="77777777" w:rsidR="0005780D" w:rsidRDefault="0005780D" w:rsidP="00CD2DD7">
            <w:pPr>
              <w:pStyle w:val="ListParagraph"/>
              <w:numPr>
                <w:ilvl w:val="0"/>
                <w:numId w:val="20"/>
              </w:numPr>
            </w:pPr>
            <w:r>
              <w:t>Correct a payment amount discrepancy when notified to SRO via a bank adjustment from the bank.  This typically occurs due to an error in payment processing that has been found and corrected.</w:t>
            </w:r>
          </w:p>
          <w:p w14:paraId="49678512" w14:textId="77777777" w:rsidR="0005780D" w:rsidRDefault="0005780D" w:rsidP="00CD2DD7">
            <w:pPr>
              <w:pStyle w:val="ListParagraph"/>
              <w:numPr>
                <w:ilvl w:val="0"/>
                <w:numId w:val="20"/>
              </w:numPr>
            </w:pPr>
            <w:r>
              <w:t>Reverse/cancel a payment due to a payment dishonour being notified to SRO from the bank.  This may occur due issues such as insufficient funds in the Customer’s account to honour a direct debit transaction or cheque.</w:t>
            </w:r>
          </w:p>
        </w:tc>
      </w:tr>
      <w:tr w:rsidR="0005780D" w14:paraId="4EEC5C27" w14:textId="77777777" w:rsidTr="00CD2DD7">
        <w:tc>
          <w:tcPr>
            <w:tcW w:w="1809" w:type="dxa"/>
          </w:tcPr>
          <w:p w14:paraId="086F0A82" w14:textId="77777777" w:rsidR="0005780D" w:rsidRDefault="0005780D" w:rsidP="00CD2DD7">
            <w:r>
              <w:t>Who</w:t>
            </w:r>
          </w:p>
        </w:tc>
        <w:tc>
          <w:tcPr>
            <w:tcW w:w="7433" w:type="dxa"/>
          </w:tcPr>
          <w:p w14:paraId="26F2E29D" w14:textId="77777777" w:rsidR="0005780D" w:rsidRPr="00A0263F" w:rsidRDefault="0005780D" w:rsidP="00CD2DD7">
            <w:r>
              <w:t>See Payment Allocation Management</w:t>
            </w:r>
          </w:p>
        </w:tc>
      </w:tr>
      <w:tr w:rsidR="0005780D" w14:paraId="1F322ED8" w14:textId="77777777" w:rsidTr="00CD2DD7">
        <w:tc>
          <w:tcPr>
            <w:tcW w:w="1809" w:type="dxa"/>
          </w:tcPr>
          <w:p w14:paraId="5C982A12" w14:textId="77777777" w:rsidR="0005780D" w:rsidRDefault="0005780D" w:rsidP="00CD2DD7"/>
        </w:tc>
        <w:tc>
          <w:tcPr>
            <w:tcW w:w="7433" w:type="dxa"/>
          </w:tcPr>
          <w:p w14:paraId="5492CF93" w14:textId="77777777" w:rsidR="0005780D" w:rsidRDefault="0005780D" w:rsidP="00CD2DD7"/>
        </w:tc>
      </w:tr>
    </w:tbl>
    <w:p w14:paraId="633BD248" w14:textId="77777777" w:rsidR="0005780D" w:rsidRDefault="0005780D" w:rsidP="0005780D"/>
    <w:p w14:paraId="08FF0EBE" w14:textId="77777777" w:rsidR="0005780D" w:rsidRDefault="0005780D" w:rsidP="0005780D">
      <w:pPr>
        <w:pStyle w:val="Heading3"/>
      </w:pPr>
      <w:bookmarkStart w:id="30" w:name="_Toc68006439"/>
      <w:r>
        <w:t>Payment History</w:t>
      </w:r>
      <w:bookmarkEnd w:id="30"/>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71"/>
        <w:gridCol w:w="7245"/>
      </w:tblGrid>
      <w:tr w:rsidR="0005780D" w14:paraId="67DB1E3C" w14:textId="77777777" w:rsidTr="00CD2DD7">
        <w:tc>
          <w:tcPr>
            <w:tcW w:w="1809" w:type="dxa"/>
          </w:tcPr>
          <w:p w14:paraId="3BE548CB" w14:textId="77777777" w:rsidR="0005780D" w:rsidRDefault="0005780D" w:rsidP="00CD2DD7">
            <w:r>
              <w:t>What</w:t>
            </w:r>
          </w:p>
        </w:tc>
        <w:tc>
          <w:tcPr>
            <w:tcW w:w="7433" w:type="dxa"/>
          </w:tcPr>
          <w:p w14:paraId="66266F4E" w14:textId="77777777" w:rsidR="0005780D" w:rsidRDefault="0005780D" w:rsidP="00CD2DD7">
            <w:pPr>
              <w:ind w:left="50"/>
            </w:pPr>
            <w:r>
              <w:t xml:space="preserve">Payment History </w:t>
            </w:r>
          </w:p>
          <w:p w14:paraId="6B890230" w14:textId="77777777" w:rsidR="0005780D" w:rsidRDefault="0005780D" w:rsidP="00CD2DD7">
            <w:pPr>
              <w:ind w:left="50"/>
            </w:pPr>
            <w:r>
              <w:t>This includes:</w:t>
            </w:r>
          </w:p>
          <w:p w14:paraId="0225D923" w14:textId="77777777" w:rsidR="0005780D" w:rsidRDefault="0005780D" w:rsidP="00CD2DD7">
            <w:pPr>
              <w:pStyle w:val="ListParagraph"/>
              <w:numPr>
                <w:ilvl w:val="0"/>
                <w:numId w:val="7"/>
              </w:numPr>
            </w:pPr>
            <w:r>
              <w:t>Payment Record</w:t>
            </w:r>
          </w:p>
          <w:p w14:paraId="0107C433" w14:textId="77777777" w:rsidR="0005780D" w:rsidRDefault="0005780D" w:rsidP="00CD2DD7">
            <w:pPr>
              <w:pStyle w:val="ListParagraph"/>
              <w:numPr>
                <w:ilvl w:val="0"/>
                <w:numId w:val="7"/>
              </w:numPr>
            </w:pPr>
            <w:r>
              <w:lastRenderedPageBreak/>
              <w:t>Payment Allocations and History</w:t>
            </w:r>
          </w:p>
          <w:p w14:paraId="21FE79A6" w14:textId="77777777" w:rsidR="0005780D" w:rsidRDefault="0005780D" w:rsidP="00CD2DD7">
            <w:pPr>
              <w:pStyle w:val="ListParagraph"/>
              <w:numPr>
                <w:ilvl w:val="0"/>
                <w:numId w:val="7"/>
              </w:numPr>
            </w:pPr>
            <w:r>
              <w:t>Revenue Line Customer Allocation and History</w:t>
            </w:r>
          </w:p>
          <w:p w14:paraId="3A8DAAB8" w14:textId="77777777" w:rsidR="0005780D" w:rsidRDefault="0005780D" w:rsidP="00CD2DD7">
            <w:pPr>
              <w:pStyle w:val="ListParagraph"/>
              <w:numPr>
                <w:ilvl w:val="0"/>
                <w:numId w:val="7"/>
              </w:numPr>
            </w:pPr>
            <w:r>
              <w:t>Revenue Line Customer Allocation History</w:t>
            </w:r>
          </w:p>
        </w:tc>
      </w:tr>
      <w:tr w:rsidR="0005780D" w14:paraId="0C81E772" w14:textId="77777777" w:rsidTr="00CD2DD7">
        <w:tc>
          <w:tcPr>
            <w:tcW w:w="1809" w:type="dxa"/>
          </w:tcPr>
          <w:p w14:paraId="5C23CD98" w14:textId="77777777" w:rsidR="0005780D" w:rsidRDefault="0005780D" w:rsidP="00CD2DD7">
            <w:r>
              <w:lastRenderedPageBreak/>
              <w:t>Why</w:t>
            </w:r>
          </w:p>
        </w:tc>
        <w:tc>
          <w:tcPr>
            <w:tcW w:w="7433" w:type="dxa"/>
          </w:tcPr>
          <w:p w14:paraId="64932C57" w14:textId="77777777" w:rsidR="0005780D" w:rsidRDefault="0005780D" w:rsidP="00CD2DD7">
            <w:r>
              <w:t>Payment History enables SRO to:</w:t>
            </w:r>
          </w:p>
          <w:p w14:paraId="7D18E390" w14:textId="77777777" w:rsidR="0005780D" w:rsidRDefault="0005780D" w:rsidP="00CD2DD7">
            <w:pPr>
              <w:pStyle w:val="ListParagraph"/>
              <w:numPr>
                <w:ilvl w:val="0"/>
                <w:numId w:val="20"/>
              </w:numPr>
            </w:pPr>
            <w:r>
              <w:t>Record and maintain information relating to the original payment transaction</w:t>
            </w:r>
          </w:p>
          <w:p w14:paraId="3EDF02F9" w14:textId="77777777" w:rsidR="0005780D" w:rsidRDefault="0005780D" w:rsidP="00CD2DD7">
            <w:pPr>
              <w:pStyle w:val="ListParagraph"/>
              <w:numPr>
                <w:ilvl w:val="0"/>
                <w:numId w:val="20"/>
              </w:numPr>
            </w:pPr>
            <w:r>
              <w:t xml:space="preserve">Record and maintain how the payment </w:t>
            </w:r>
            <w:proofErr w:type="gramStart"/>
            <w:r>
              <w:t>has</w:t>
            </w:r>
            <w:proofErr w:type="gramEnd"/>
            <w:r>
              <w:t xml:space="preserve"> been allocated against one or more liabilities as well as changes in allocations over time</w:t>
            </w:r>
          </w:p>
        </w:tc>
      </w:tr>
      <w:tr w:rsidR="0005780D" w14:paraId="543B39AD" w14:textId="77777777" w:rsidTr="00CD2DD7">
        <w:tc>
          <w:tcPr>
            <w:tcW w:w="1809" w:type="dxa"/>
          </w:tcPr>
          <w:p w14:paraId="6E98C3D9" w14:textId="77777777" w:rsidR="0005780D" w:rsidRDefault="0005780D" w:rsidP="00CD2DD7">
            <w:r>
              <w:t>Who</w:t>
            </w:r>
          </w:p>
        </w:tc>
        <w:tc>
          <w:tcPr>
            <w:tcW w:w="7433" w:type="dxa"/>
          </w:tcPr>
          <w:p w14:paraId="759E47F3" w14:textId="77777777" w:rsidR="0005780D" w:rsidRPr="00A0263F" w:rsidRDefault="0005780D" w:rsidP="00CD2DD7">
            <w:r>
              <w:t>See Payment Allocation Management</w:t>
            </w:r>
          </w:p>
        </w:tc>
      </w:tr>
      <w:tr w:rsidR="0005780D" w14:paraId="3C765466" w14:textId="77777777" w:rsidTr="00CD2DD7">
        <w:tc>
          <w:tcPr>
            <w:tcW w:w="1809" w:type="dxa"/>
          </w:tcPr>
          <w:p w14:paraId="7F207A2F" w14:textId="77777777" w:rsidR="0005780D" w:rsidRDefault="0005780D" w:rsidP="00CD2DD7"/>
        </w:tc>
        <w:tc>
          <w:tcPr>
            <w:tcW w:w="7433" w:type="dxa"/>
          </w:tcPr>
          <w:p w14:paraId="1BFC6333" w14:textId="77777777" w:rsidR="0005780D" w:rsidRDefault="0005780D" w:rsidP="00CD2DD7"/>
        </w:tc>
      </w:tr>
    </w:tbl>
    <w:p w14:paraId="2290A1BA" w14:textId="14494B00" w:rsidR="008707FF" w:rsidRDefault="008707FF" w:rsidP="0005780D">
      <w:pPr>
        <w:rPr>
          <w:ins w:id="31" w:author="Brendan Harrison" w:date="2021-03-17T16:48:00Z"/>
        </w:rPr>
      </w:pPr>
    </w:p>
    <w:p w14:paraId="5ACEF4A6" w14:textId="77777777" w:rsidR="005117B9" w:rsidRDefault="005117B9" w:rsidP="0005780D">
      <w:commentRangeStart w:id="32"/>
      <w:commentRangeEnd w:id="32"/>
      <w:ins w:id="33" w:author="Brendan Harrison" w:date="2021-03-17T16:48:00Z">
        <w:r>
          <w:rPr>
            <w:rStyle w:val="CommentReference"/>
          </w:rPr>
          <w:commentReference w:id="32"/>
        </w:r>
      </w:ins>
    </w:p>
    <w:sectPr w:rsidR="005117B9">
      <w:headerReference w:type="default" r:id="rId11"/>
      <w:footerReference w:type="default" r:id="rId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Brendan Harrison" w:date="2021-03-17T16:36:00Z" w:initials="BH">
    <w:p w14:paraId="79DBCBE3" w14:textId="3CDD225D" w:rsidR="001414A3" w:rsidRDefault="001414A3">
      <w:pPr>
        <w:pStyle w:val="CommentText"/>
      </w:pPr>
      <w:r>
        <w:rPr>
          <w:rStyle w:val="CommentReference"/>
        </w:rPr>
        <w:annotationRef/>
      </w:r>
      <w:r>
        <w:rPr>
          <w:rStyle w:val="CommentReference"/>
        </w:rPr>
        <w:t>I think you will need to put something in here about the interaction (mostly in the back end) with the oracle financial system when reports and transfers the payments to DTF.  This also has some interaction/relationship with Revenue Reporting/Reconciliations</w:t>
      </w:r>
    </w:p>
  </w:comment>
  <w:comment w:id="11" w:author="Brendan Harrison" w:date="2021-03-17T16:41:00Z" w:initials="BH">
    <w:p w14:paraId="125710CD" w14:textId="77A7D94B" w:rsidR="005117B9" w:rsidRDefault="005117B9">
      <w:pPr>
        <w:pStyle w:val="CommentText"/>
      </w:pPr>
      <w:r>
        <w:rPr>
          <w:rStyle w:val="CommentReference"/>
        </w:rPr>
        <w:annotationRef/>
      </w:r>
      <w:r>
        <w:t>You will need something in here in relation to the PEXA payment transfers</w:t>
      </w:r>
    </w:p>
  </w:comment>
  <w:comment w:id="14" w:author="Brendan Harrison" w:date="2021-03-17T16:43:00Z" w:initials="BH">
    <w:p w14:paraId="0F693992" w14:textId="4E0C74BC" w:rsidR="005117B9" w:rsidRDefault="005117B9">
      <w:pPr>
        <w:pStyle w:val="CommentText"/>
      </w:pPr>
      <w:r>
        <w:rPr>
          <w:rStyle w:val="CommentReference"/>
        </w:rPr>
        <w:annotationRef/>
      </w:r>
      <w:r>
        <w:t>I believe that GAIC also allows instalment arrangements to be set up.  I would think that these are managed almost entirely manually.  Could check with Nigel Wallis.</w:t>
      </w:r>
    </w:p>
  </w:comment>
  <w:comment w:id="32" w:author="Brendan Harrison" w:date="2021-03-17T16:48:00Z" w:initials="BH">
    <w:p w14:paraId="508C603E" w14:textId="28FEC13D" w:rsidR="005117B9" w:rsidRDefault="005117B9">
      <w:pPr>
        <w:pStyle w:val="CommentText"/>
      </w:pPr>
      <w:r>
        <w:rPr>
          <w:rStyle w:val="CommentReference"/>
        </w:rPr>
        <w:annotationRef/>
      </w:r>
      <w:r>
        <w:t>As stated above I think you need a section here for the banking/revenue recognition/reporting.  Best to speak to someone in finance about this aspect.  Start with Grant Dunlop perhaps but more likely to be Matthew Cowan or Ken Kuk perhaps.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9DBCBE3" w15:done="0"/>
  <w15:commentEx w15:paraId="125710CD" w15:done="0"/>
  <w15:commentEx w15:paraId="0F693992" w15:done="0"/>
  <w15:commentEx w15:paraId="508C603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9DBCBE3" w16cid:durableId="23FCAE8B"/>
  <w16cid:commentId w16cid:paraId="125710CD" w16cid:durableId="23FCAFD0"/>
  <w16cid:commentId w16cid:paraId="0F693992" w16cid:durableId="23FCB02E"/>
  <w16cid:commentId w16cid:paraId="508C603E" w16cid:durableId="23FCB1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595287" w14:textId="77777777" w:rsidR="00C85220" w:rsidRDefault="00C85220" w:rsidP="000838DD">
      <w:pPr>
        <w:spacing w:after="0" w:line="240" w:lineRule="auto"/>
      </w:pPr>
      <w:r>
        <w:separator/>
      </w:r>
    </w:p>
  </w:endnote>
  <w:endnote w:type="continuationSeparator" w:id="0">
    <w:p w14:paraId="39C5420F" w14:textId="77777777" w:rsidR="00C85220" w:rsidRDefault="00C85220" w:rsidP="00083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3357544"/>
      <w:docPartObj>
        <w:docPartGallery w:val="Page Numbers (Bottom of Page)"/>
        <w:docPartUnique/>
      </w:docPartObj>
    </w:sdtPr>
    <w:sdtContent>
      <w:sdt>
        <w:sdtPr>
          <w:id w:val="-1769616900"/>
          <w:docPartObj>
            <w:docPartGallery w:val="Page Numbers (Top of Page)"/>
            <w:docPartUnique/>
          </w:docPartObj>
        </w:sdtPr>
        <w:sdtContent>
          <w:p w14:paraId="6F2EBCEB" w14:textId="53167FA0" w:rsidR="000838DD" w:rsidRDefault="000838DD" w:rsidP="000838D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25</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D564D9" w14:textId="77777777" w:rsidR="00C85220" w:rsidRDefault="00C85220" w:rsidP="000838DD">
      <w:pPr>
        <w:spacing w:after="0" w:line="240" w:lineRule="auto"/>
      </w:pPr>
      <w:r>
        <w:separator/>
      </w:r>
    </w:p>
  </w:footnote>
  <w:footnote w:type="continuationSeparator" w:id="0">
    <w:p w14:paraId="304287A5" w14:textId="77777777" w:rsidR="00C85220" w:rsidRDefault="00C85220" w:rsidP="000838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071D5" w14:textId="78FA5FEA" w:rsidR="000838DD" w:rsidRDefault="000838DD" w:rsidP="000838DD">
    <w:pPr>
      <w:pStyle w:val="Header"/>
      <w:jc w:val="right"/>
    </w:pPr>
    <w:r>
      <w:t xml:space="preserve">Microservices Business Model Project – </w:t>
    </w:r>
    <w:r>
      <w:t>Payment</w:t>
    </w:r>
    <w:r>
      <w:t xml:space="preserve"> Management</w:t>
    </w:r>
  </w:p>
  <w:p w14:paraId="7458C15B" w14:textId="77777777" w:rsidR="000838DD" w:rsidRDefault="000838DD" w:rsidP="000838D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60F01"/>
    <w:multiLevelType w:val="hybridMultilevel"/>
    <w:tmpl w:val="B0E84F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DB20CF"/>
    <w:multiLevelType w:val="hybridMultilevel"/>
    <w:tmpl w:val="D4CAF750"/>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 w15:restartNumberingAfterBreak="0">
    <w:nsid w:val="07672911"/>
    <w:multiLevelType w:val="hybridMultilevel"/>
    <w:tmpl w:val="71BA7BBE"/>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3" w15:restartNumberingAfterBreak="0">
    <w:nsid w:val="07FF656E"/>
    <w:multiLevelType w:val="hybridMultilevel"/>
    <w:tmpl w:val="11BCA5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DE55D8"/>
    <w:multiLevelType w:val="hybridMultilevel"/>
    <w:tmpl w:val="2CAC29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D01295"/>
    <w:multiLevelType w:val="hybridMultilevel"/>
    <w:tmpl w:val="1D408D90"/>
    <w:lvl w:ilvl="0" w:tplc="0C090001">
      <w:start w:val="1"/>
      <w:numFmt w:val="bullet"/>
      <w:lvlText w:val=""/>
      <w:lvlJc w:val="left"/>
      <w:pPr>
        <w:ind w:left="770" w:hanging="360"/>
      </w:pPr>
      <w:rPr>
        <w:rFonts w:ascii="Symbol" w:hAnsi="Symbol" w:hint="default"/>
      </w:rPr>
    </w:lvl>
    <w:lvl w:ilvl="1" w:tplc="0C090003">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6" w15:restartNumberingAfterBreak="0">
    <w:nsid w:val="21741B7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1F278FC"/>
    <w:multiLevelType w:val="multilevel"/>
    <w:tmpl w:val="17F2132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2A52176"/>
    <w:multiLevelType w:val="hybridMultilevel"/>
    <w:tmpl w:val="CA72EC2A"/>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9" w15:restartNumberingAfterBreak="0">
    <w:nsid w:val="33C83481"/>
    <w:multiLevelType w:val="hybridMultilevel"/>
    <w:tmpl w:val="D7FA53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9C3C09"/>
    <w:multiLevelType w:val="hybridMultilevel"/>
    <w:tmpl w:val="BCD8362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1" w15:restartNumberingAfterBreak="0">
    <w:nsid w:val="431717C4"/>
    <w:multiLevelType w:val="hybridMultilevel"/>
    <w:tmpl w:val="C64869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02676C7"/>
    <w:multiLevelType w:val="multilevel"/>
    <w:tmpl w:val="336C103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1847F2E"/>
    <w:multiLevelType w:val="hybridMultilevel"/>
    <w:tmpl w:val="3A3EE1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62D3E20"/>
    <w:multiLevelType w:val="hybridMultilevel"/>
    <w:tmpl w:val="102A59F8"/>
    <w:lvl w:ilvl="0" w:tplc="0C090001">
      <w:start w:val="1"/>
      <w:numFmt w:val="bullet"/>
      <w:lvlText w:val=""/>
      <w:lvlJc w:val="left"/>
      <w:pPr>
        <w:ind w:left="870" w:hanging="360"/>
      </w:pPr>
      <w:rPr>
        <w:rFonts w:ascii="Symbol" w:hAnsi="Symbol" w:hint="default"/>
      </w:rPr>
    </w:lvl>
    <w:lvl w:ilvl="1" w:tplc="0C090003" w:tentative="1">
      <w:start w:val="1"/>
      <w:numFmt w:val="bullet"/>
      <w:lvlText w:val="o"/>
      <w:lvlJc w:val="left"/>
      <w:pPr>
        <w:ind w:left="1590" w:hanging="360"/>
      </w:pPr>
      <w:rPr>
        <w:rFonts w:ascii="Courier New" w:hAnsi="Courier New" w:cs="Courier New" w:hint="default"/>
      </w:rPr>
    </w:lvl>
    <w:lvl w:ilvl="2" w:tplc="0C090005" w:tentative="1">
      <w:start w:val="1"/>
      <w:numFmt w:val="bullet"/>
      <w:lvlText w:val=""/>
      <w:lvlJc w:val="left"/>
      <w:pPr>
        <w:ind w:left="2310" w:hanging="360"/>
      </w:pPr>
      <w:rPr>
        <w:rFonts w:ascii="Wingdings" w:hAnsi="Wingdings" w:hint="default"/>
      </w:rPr>
    </w:lvl>
    <w:lvl w:ilvl="3" w:tplc="0C090001" w:tentative="1">
      <w:start w:val="1"/>
      <w:numFmt w:val="bullet"/>
      <w:lvlText w:val=""/>
      <w:lvlJc w:val="left"/>
      <w:pPr>
        <w:ind w:left="3030" w:hanging="360"/>
      </w:pPr>
      <w:rPr>
        <w:rFonts w:ascii="Symbol" w:hAnsi="Symbol" w:hint="default"/>
      </w:rPr>
    </w:lvl>
    <w:lvl w:ilvl="4" w:tplc="0C090003" w:tentative="1">
      <w:start w:val="1"/>
      <w:numFmt w:val="bullet"/>
      <w:lvlText w:val="o"/>
      <w:lvlJc w:val="left"/>
      <w:pPr>
        <w:ind w:left="3750" w:hanging="360"/>
      </w:pPr>
      <w:rPr>
        <w:rFonts w:ascii="Courier New" w:hAnsi="Courier New" w:cs="Courier New" w:hint="default"/>
      </w:rPr>
    </w:lvl>
    <w:lvl w:ilvl="5" w:tplc="0C090005" w:tentative="1">
      <w:start w:val="1"/>
      <w:numFmt w:val="bullet"/>
      <w:lvlText w:val=""/>
      <w:lvlJc w:val="left"/>
      <w:pPr>
        <w:ind w:left="4470" w:hanging="360"/>
      </w:pPr>
      <w:rPr>
        <w:rFonts w:ascii="Wingdings" w:hAnsi="Wingdings" w:hint="default"/>
      </w:rPr>
    </w:lvl>
    <w:lvl w:ilvl="6" w:tplc="0C090001" w:tentative="1">
      <w:start w:val="1"/>
      <w:numFmt w:val="bullet"/>
      <w:lvlText w:val=""/>
      <w:lvlJc w:val="left"/>
      <w:pPr>
        <w:ind w:left="5190" w:hanging="360"/>
      </w:pPr>
      <w:rPr>
        <w:rFonts w:ascii="Symbol" w:hAnsi="Symbol" w:hint="default"/>
      </w:rPr>
    </w:lvl>
    <w:lvl w:ilvl="7" w:tplc="0C090003" w:tentative="1">
      <w:start w:val="1"/>
      <w:numFmt w:val="bullet"/>
      <w:lvlText w:val="o"/>
      <w:lvlJc w:val="left"/>
      <w:pPr>
        <w:ind w:left="5910" w:hanging="360"/>
      </w:pPr>
      <w:rPr>
        <w:rFonts w:ascii="Courier New" w:hAnsi="Courier New" w:cs="Courier New" w:hint="default"/>
      </w:rPr>
    </w:lvl>
    <w:lvl w:ilvl="8" w:tplc="0C090005" w:tentative="1">
      <w:start w:val="1"/>
      <w:numFmt w:val="bullet"/>
      <w:lvlText w:val=""/>
      <w:lvlJc w:val="left"/>
      <w:pPr>
        <w:ind w:left="6630" w:hanging="360"/>
      </w:pPr>
      <w:rPr>
        <w:rFonts w:ascii="Wingdings" w:hAnsi="Wingdings" w:hint="default"/>
      </w:rPr>
    </w:lvl>
  </w:abstractNum>
  <w:abstractNum w:abstractNumId="15" w15:restartNumberingAfterBreak="0">
    <w:nsid w:val="56E26F4A"/>
    <w:multiLevelType w:val="hybridMultilevel"/>
    <w:tmpl w:val="7B4481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74A703D"/>
    <w:multiLevelType w:val="hybridMultilevel"/>
    <w:tmpl w:val="4CD4EA3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7E12CE7"/>
    <w:multiLevelType w:val="hybridMultilevel"/>
    <w:tmpl w:val="BFF6B1A4"/>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8" w15:restartNumberingAfterBreak="0">
    <w:nsid w:val="5D391A37"/>
    <w:multiLevelType w:val="hybridMultilevel"/>
    <w:tmpl w:val="BD8C58AA"/>
    <w:lvl w:ilvl="0" w:tplc="0C090001">
      <w:start w:val="1"/>
      <w:numFmt w:val="bullet"/>
      <w:lvlText w:val=""/>
      <w:lvlJc w:val="left"/>
      <w:pPr>
        <w:ind w:left="770" w:hanging="360"/>
      </w:pPr>
      <w:rPr>
        <w:rFonts w:ascii="Symbol" w:hAnsi="Symbol" w:hint="default"/>
      </w:rPr>
    </w:lvl>
    <w:lvl w:ilvl="1" w:tplc="0C090003">
      <w:start w:val="1"/>
      <w:numFmt w:val="bullet"/>
      <w:lvlText w:val="o"/>
      <w:lvlJc w:val="left"/>
      <w:pPr>
        <w:ind w:left="1490" w:hanging="360"/>
      </w:pPr>
      <w:rPr>
        <w:rFonts w:ascii="Courier New" w:hAnsi="Courier New" w:cs="Courier New" w:hint="default"/>
      </w:rPr>
    </w:lvl>
    <w:lvl w:ilvl="2" w:tplc="0C090005">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9" w15:restartNumberingAfterBreak="0">
    <w:nsid w:val="6189147B"/>
    <w:multiLevelType w:val="hybridMultilevel"/>
    <w:tmpl w:val="C09EE8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F375C5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160459A"/>
    <w:multiLevelType w:val="hybridMultilevel"/>
    <w:tmpl w:val="F5182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3375925"/>
    <w:multiLevelType w:val="hybridMultilevel"/>
    <w:tmpl w:val="4DFADFB6"/>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3" w15:restartNumberingAfterBreak="0">
    <w:nsid w:val="7A52652C"/>
    <w:multiLevelType w:val="hybridMultilevel"/>
    <w:tmpl w:val="12C8CD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6"/>
  </w:num>
  <w:num w:numId="4">
    <w:abstractNumId w:val="17"/>
  </w:num>
  <w:num w:numId="5">
    <w:abstractNumId w:val="9"/>
  </w:num>
  <w:num w:numId="6">
    <w:abstractNumId w:val="23"/>
  </w:num>
  <w:num w:numId="7">
    <w:abstractNumId w:val="5"/>
  </w:num>
  <w:num w:numId="8">
    <w:abstractNumId w:val="18"/>
  </w:num>
  <w:num w:numId="9">
    <w:abstractNumId w:val="21"/>
  </w:num>
  <w:num w:numId="10">
    <w:abstractNumId w:val="14"/>
  </w:num>
  <w:num w:numId="11">
    <w:abstractNumId w:val="1"/>
  </w:num>
  <w:num w:numId="12">
    <w:abstractNumId w:val="13"/>
  </w:num>
  <w:num w:numId="13">
    <w:abstractNumId w:val="6"/>
  </w:num>
  <w:num w:numId="14">
    <w:abstractNumId w:val="20"/>
  </w:num>
  <w:num w:numId="15">
    <w:abstractNumId w:val="12"/>
  </w:num>
  <w:num w:numId="16">
    <w:abstractNumId w:val="11"/>
  </w:num>
  <w:num w:numId="17">
    <w:abstractNumId w:val="19"/>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15"/>
  </w:num>
  <w:num w:numId="21">
    <w:abstractNumId w:val="2"/>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12"/>
  </w:num>
  <w:num w:numId="25">
    <w:abstractNumId w:val="12"/>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 w:numId="27">
    <w:abstractNumId w:val="12"/>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num>
  <w:num w:numId="31">
    <w:abstractNumId w:val="8"/>
  </w:num>
  <w:num w:numId="32">
    <w:abstractNumId w:val="10"/>
  </w:num>
  <w:num w:numId="33">
    <w:abstractNumId w:val="12"/>
  </w:num>
  <w:num w:numId="34">
    <w:abstractNumId w:val="12"/>
  </w:num>
  <w:num w:numId="35">
    <w:abstractNumId w:val="12"/>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endan Harrison">
    <w15:presenceInfo w15:providerId="AD" w15:userId="S::Brendan.Harrison@sro.vic.gov.au::7eb425a7-1699-4d87-8315-2881f7fe68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01"/>
    <w:rsid w:val="000149CA"/>
    <w:rsid w:val="00015970"/>
    <w:rsid w:val="000276A6"/>
    <w:rsid w:val="00044709"/>
    <w:rsid w:val="0005780D"/>
    <w:rsid w:val="0006643A"/>
    <w:rsid w:val="000838DD"/>
    <w:rsid w:val="00090436"/>
    <w:rsid w:val="000D376A"/>
    <w:rsid w:val="000D4D29"/>
    <w:rsid w:val="000D6088"/>
    <w:rsid w:val="000D6717"/>
    <w:rsid w:val="000F0A3B"/>
    <w:rsid w:val="001101B4"/>
    <w:rsid w:val="00126754"/>
    <w:rsid w:val="001414A3"/>
    <w:rsid w:val="001432FD"/>
    <w:rsid w:val="00150931"/>
    <w:rsid w:val="00153DFC"/>
    <w:rsid w:val="0016595B"/>
    <w:rsid w:val="00186830"/>
    <w:rsid w:val="001A2077"/>
    <w:rsid w:val="001A675A"/>
    <w:rsid w:val="001A678E"/>
    <w:rsid w:val="001C38B0"/>
    <w:rsid w:val="001E4BF7"/>
    <w:rsid w:val="001F3C45"/>
    <w:rsid w:val="002114B6"/>
    <w:rsid w:val="00245B12"/>
    <w:rsid w:val="00245BE8"/>
    <w:rsid w:val="002512E2"/>
    <w:rsid w:val="002A16BC"/>
    <w:rsid w:val="002A7247"/>
    <w:rsid w:val="002B0BC1"/>
    <w:rsid w:val="002B1CEF"/>
    <w:rsid w:val="002E45AE"/>
    <w:rsid w:val="0030233C"/>
    <w:rsid w:val="003044C0"/>
    <w:rsid w:val="003418FA"/>
    <w:rsid w:val="003439C7"/>
    <w:rsid w:val="00343D4E"/>
    <w:rsid w:val="003841AF"/>
    <w:rsid w:val="00394151"/>
    <w:rsid w:val="003A5FCB"/>
    <w:rsid w:val="003A696C"/>
    <w:rsid w:val="003D19F5"/>
    <w:rsid w:val="003E5BAE"/>
    <w:rsid w:val="003F0AF6"/>
    <w:rsid w:val="003F4DE7"/>
    <w:rsid w:val="004042A1"/>
    <w:rsid w:val="00407C93"/>
    <w:rsid w:val="00412BCF"/>
    <w:rsid w:val="0044005D"/>
    <w:rsid w:val="00440958"/>
    <w:rsid w:val="00440FCC"/>
    <w:rsid w:val="00444E66"/>
    <w:rsid w:val="00465925"/>
    <w:rsid w:val="00466FB3"/>
    <w:rsid w:val="004953DF"/>
    <w:rsid w:val="00496D6F"/>
    <w:rsid w:val="004C09A8"/>
    <w:rsid w:val="004D5EFD"/>
    <w:rsid w:val="004E137D"/>
    <w:rsid w:val="004E287C"/>
    <w:rsid w:val="004E3989"/>
    <w:rsid w:val="00500185"/>
    <w:rsid w:val="0050313F"/>
    <w:rsid w:val="00504142"/>
    <w:rsid w:val="005117B9"/>
    <w:rsid w:val="005308D5"/>
    <w:rsid w:val="00532A2A"/>
    <w:rsid w:val="00565469"/>
    <w:rsid w:val="00573EA6"/>
    <w:rsid w:val="00576CB2"/>
    <w:rsid w:val="005908B5"/>
    <w:rsid w:val="005A2FB4"/>
    <w:rsid w:val="005D7821"/>
    <w:rsid w:val="005E2275"/>
    <w:rsid w:val="005F08E6"/>
    <w:rsid w:val="00610C42"/>
    <w:rsid w:val="00616EAB"/>
    <w:rsid w:val="00617C8C"/>
    <w:rsid w:val="006256F7"/>
    <w:rsid w:val="00626120"/>
    <w:rsid w:val="006268D9"/>
    <w:rsid w:val="00632E46"/>
    <w:rsid w:val="00642A18"/>
    <w:rsid w:val="00647B68"/>
    <w:rsid w:val="006532F7"/>
    <w:rsid w:val="0067425C"/>
    <w:rsid w:val="00674929"/>
    <w:rsid w:val="006A5BD0"/>
    <w:rsid w:val="006C42D0"/>
    <w:rsid w:val="006C704E"/>
    <w:rsid w:val="006D47E5"/>
    <w:rsid w:val="006D699A"/>
    <w:rsid w:val="006F1591"/>
    <w:rsid w:val="00705D47"/>
    <w:rsid w:val="00721664"/>
    <w:rsid w:val="00750C84"/>
    <w:rsid w:val="00752170"/>
    <w:rsid w:val="007A6B1A"/>
    <w:rsid w:val="007A7930"/>
    <w:rsid w:val="007E3DC9"/>
    <w:rsid w:val="007F11EF"/>
    <w:rsid w:val="008030ED"/>
    <w:rsid w:val="0082038C"/>
    <w:rsid w:val="008324D6"/>
    <w:rsid w:val="00833A1E"/>
    <w:rsid w:val="00842A1E"/>
    <w:rsid w:val="008463DE"/>
    <w:rsid w:val="00867CFF"/>
    <w:rsid w:val="008707FF"/>
    <w:rsid w:val="008763ED"/>
    <w:rsid w:val="00894FA2"/>
    <w:rsid w:val="008951CE"/>
    <w:rsid w:val="008B2B20"/>
    <w:rsid w:val="008C048E"/>
    <w:rsid w:val="008C33E7"/>
    <w:rsid w:val="008E23E3"/>
    <w:rsid w:val="008E6DC9"/>
    <w:rsid w:val="009049D1"/>
    <w:rsid w:val="00906F6C"/>
    <w:rsid w:val="00920C59"/>
    <w:rsid w:val="00931101"/>
    <w:rsid w:val="00933C03"/>
    <w:rsid w:val="00934920"/>
    <w:rsid w:val="00961B10"/>
    <w:rsid w:val="009706CB"/>
    <w:rsid w:val="009914E7"/>
    <w:rsid w:val="009C3860"/>
    <w:rsid w:val="009D6E55"/>
    <w:rsid w:val="009E3521"/>
    <w:rsid w:val="009F4417"/>
    <w:rsid w:val="00A015B1"/>
    <w:rsid w:val="00A0263F"/>
    <w:rsid w:val="00A05616"/>
    <w:rsid w:val="00A1355E"/>
    <w:rsid w:val="00A13CCB"/>
    <w:rsid w:val="00A22323"/>
    <w:rsid w:val="00A23506"/>
    <w:rsid w:val="00A31D9A"/>
    <w:rsid w:val="00A505C8"/>
    <w:rsid w:val="00A618B3"/>
    <w:rsid w:val="00A62B4C"/>
    <w:rsid w:val="00A928A6"/>
    <w:rsid w:val="00A97A68"/>
    <w:rsid w:val="00AA64AD"/>
    <w:rsid w:val="00AF31C7"/>
    <w:rsid w:val="00B12A34"/>
    <w:rsid w:val="00B14EC9"/>
    <w:rsid w:val="00B31C84"/>
    <w:rsid w:val="00B34DE9"/>
    <w:rsid w:val="00B552FF"/>
    <w:rsid w:val="00B5639F"/>
    <w:rsid w:val="00B56453"/>
    <w:rsid w:val="00B67CC8"/>
    <w:rsid w:val="00B760C1"/>
    <w:rsid w:val="00B84D9A"/>
    <w:rsid w:val="00B92700"/>
    <w:rsid w:val="00B93AA3"/>
    <w:rsid w:val="00B97B24"/>
    <w:rsid w:val="00BE1AF2"/>
    <w:rsid w:val="00BF0263"/>
    <w:rsid w:val="00C210EE"/>
    <w:rsid w:val="00C253C3"/>
    <w:rsid w:val="00C371FE"/>
    <w:rsid w:val="00C5386E"/>
    <w:rsid w:val="00C738E5"/>
    <w:rsid w:val="00C75221"/>
    <w:rsid w:val="00C83643"/>
    <w:rsid w:val="00C85220"/>
    <w:rsid w:val="00C933C4"/>
    <w:rsid w:val="00CC5536"/>
    <w:rsid w:val="00CD2DD7"/>
    <w:rsid w:val="00D003D6"/>
    <w:rsid w:val="00D041B0"/>
    <w:rsid w:val="00D33DB2"/>
    <w:rsid w:val="00D36199"/>
    <w:rsid w:val="00D43A29"/>
    <w:rsid w:val="00D477DC"/>
    <w:rsid w:val="00D51499"/>
    <w:rsid w:val="00D6414F"/>
    <w:rsid w:val="00D8171C"/>
    <w:rsid w:val="00D817BD"/>
    <w:rsid w:val="00D87B25"/>
    <w:rsid w:val="00D93C9A"/>
    <w:rsid w:val="00DA2F4C"/>
    <w:rsid w:val="00DC4E3B"/>
    <w:rsid w:val="00DF64EF"/>
    <w:rsid w:val="00E07DEF"/>
    <w:rsid w:val="00E4193F"/>
    <w:rsid w:val="00E6224F"/>
    <w:rsid w:val="00E710F5"/>
    <w:rsid w:val="00E8681D"/>
    <w:rsid w:val="00EA2187"/>
    <w:rsid w:val="00EA3429"/>
    <w:rsid w:val="00EB36EE"/>
    <w:rsid w:val="00EB5B60"/>
    <w:rsid w:val="00ED11B4"/>
    <w:rsid w:val="00EF5A08"/>
    <w:rsid w:val="00F02B59"/>
    <w:rsid w:val="00F055BF"/>
    <w:rsid w:val="00F12C22"/>
    <w:rsid w:val="00F35D83"/>
    <w:rsid w:val="00F43896"/>
    <w:rsid w:val="00F94125"/>
    <w:rsid w:val="00FA4812"/>
    <w:rsid w:val="00FC345E"/>
    <w:rsid w:val="00FC5DDC"/>
    <w:rsid w:val="00FE3F75"/>
    <w:rsid w:val="00FF1D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F1D39"/>
  <w15:docId w15:val="{B6C386BA-4ED5-45D7-8371-03E17828A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101"/>
    <w:pPr>
      <w:keepNext/>
      <w:keepLines/>
      <w:numPr>
        <w:numId w:val="2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76CB2"/>
    <w:pPr>
      <w:keepNext/>
      <w:keepLines/>
      <w:numPr>
        <w:ilvl w:val="1"/>
        <w:numId w:val="2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D376A"/>
    <w:pPr>
      <w:keepNext/>
      <w:keepLines/>
      <w:numPr>
        <w:ilvl w:val="2"/>
        <w:numId w:val="2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32E46"/>
    <w:pPr>
      <w:keepNext/>
      <w:keepLines/>
      <w:numPr>
        <w:ilvl w:val="3"/>
        <w:numId w:val="2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32E46"/>
    <w:pPr>
      <w:keepNext/>
      <w:keepLines/>
      <w:numPr>
        <w:ilvl w:val="4"/>
        <w:numId w:val="2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2E46"/>
    <w:pPr>
      <w:keepNext/>
      <w:keepLines/>
      <w:numPr>
        <w:ilvl w:val="5"/>
        <w:numId w:val="2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32E46"/>
    <w:pPr>
      <w:keepNext/>
      <w:keepLines/>
      <w:numPr>
        <w:ilvl w:val="6"/>
        <w:numId w:val="2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32E46"/>
    <w:pPr>
      <w:keepNext/>
      <w:keepLines/>
      <w:numPr>
        <w:ilvl w:val="7"/>
        <w:numId w:val="2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32E46"/>
    <w:pPr>
      <w:keepNext/>
      <w:keepLines/>
      <w:numPr>
        <w:ilvl w:val="8"/>
        <w:numId w:val="2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311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3110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93110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931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3896"/>
    <w:pPr>
      <w:ind w:left="720"/>
      <w:contextualSpacing/>
    </w:pPr>
  </w:style>
  <w:style w:type="character" w:customStyle="1" w:styleId="Heading2Char">
    <w:name w:val="Heading 2 Char"/>
    <w:basedOn w:val="DefaultParagraphFont"/>
    <w:link w:val="Heading2"/>
    <w:uiPriority w:val="9"/>
    <w:rsid w:val="00576CB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D376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32E4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32E4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32E4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32E4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32E4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32E46"/>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653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32F7"/>
    <w:rPr>
      <w:rFonts w:ascii="Tahoma" w:hAnsi="Tahoma" w:cs="Tahoma"/>
      <w:sz w:val="16"/>
      <w:szCs w:val="16"/>
    </w:rPr>
  </w:style>
  <w:style w:type="character" w:styleId="CommentReference">
    <w:name w:val="annotation reference"/>
    <w:basedOn w:val="DefaultParagraphFont"/>
    <w:uiPriority w:val="99"/>
    <w:semiHidden/>
    <w:unhideWhenUsed/>
    <w:rsid w:val="00B93AA3"/>
    <w:rPr>
      <w:sz w:val="16"/>
      <w:szCs w:val="16"/>
    </w:rPr>
  </w:style>
  <w:style w:type="paragraph" w:styleId="CommentText">
    <w:name w:val="annotation text"/>
    <w:basedOn w:val="Normal"/>
    <w:link w:val="CommentTextChar"/>
    <w:uiPriority w:val="99"/>
    <w:semiHidden/>
    <w:unhideWhenUsed/>
    <w:rsid w:val="00B93AA3"/>
    <w:pPr>
      <w:spacing w:line="240" w:lineRule="auto"/>
    </w:pPr>
    <w:rPr>
      <w:sz w:val="20"/>
      <w:szCs w:val="20"/>
    </w:rPr>
  </w:style>
  <w:style w:type="character" w:customStyle="1" w:styleId="CommentTextChar">
    <w:name w:val="Comment Text Char"/>
    <w:basedOn w:val="DefaultParagraphFont"/>
    <w:link w:val="CommentText"/>
    <w:uiPriority w:val="99"/>
    <w:semiHidden/>
    <w:rsid w:val="00B93AA3"/>
    <w:rPr>
      <w:sz w:val="20"/>
      <w:szCs w:val="20"/>
    </w:rPr>
  </w:style>
  <w:style w:type="paragraph" w:styleId="CommentSubject">
    <w:name w:val="annotation subject"/>
    <w:basedOn w:val="CommentText"/>
    <w:next w:val="CommentText"/>
    <w:link w:val="CommentSubjectChar"/>
    <w:uiPriority w:val="99"/>
    <w:semiHidden/>
    <w:unhideWhenUsed/>
    <w:rsid w:val="00B93AA3"/>
    <w:rPr>
      <w:b/>
      <w:bCs/>
    </w:rPr>
  </w:style>
  <w:style w:type="character" w:customStyle="1" w:styleId="CommentSubjectChar">
    <w:name w:val="Comment Subject Char"/>
    <w:basedOn w:val="CommentTextChar"/>
    <w:link w:val="CommentSubject"/>
    <w:uiPriority w:val="99"/>
    <w:semiHidden/>
    <w:rsid w:val="00B93AA3"/>
    <w:rPr>
      <w:b/>
      <w:bCs/>
      <w:sz w:val="20"/>
      <w:szCs w:val="20"/>
    </w:rPr>
  </w:style>
  <w:style w:type="paragraph" w:styleId="Revision">
    <w:name w:val="Revision"/>
    <w:hidden/>
    <w:uiPriority w:val="99"/>
    <w:semiHidden/>
    <w:rsid w:val="00B93AA3"/>
    <w:pPr>
      <w:spacing w:after="0" w:line="240" w:lineRule="auto"/>
    </w:pPr>
  </w:style>
  <w:style w:type="paragraph" w:styleId="TOCHeading">
    <w:name w:val="TOC Heading"/>
    <w:basedOn w:val="Heading1"/>
    <w:next w:val="Normal"/>
    <w:uiPriority w:val="39"/>
    <w:unhideWhenUsed/>
    <w:qFormat/>
    <w:rsid w:val="00EA2187"/>
    <w:pPr>
      <w:numPr>
        <w:numId w:val="0"/>
      </w:numPr>
      <w:spacing w:before="240" w:line="259" w:lineRule="auto"/>
      <w:outlineLvl w:val="9"/>
    </w:pPr>
    <w:rPr>
      <w:b w:val="0"/>
      <w:bCs w:val="0"/>
      <w:sz w:val="32"/>
      <w:szCs w:val="32"/>
      <w:lang w:val="en-US"/>
    </w:rPr>
  </w:style>
  <w:style w:type="paragraph" w:styleId="TOC1">
    <w:name w:val="toc 1"/>
    <w:basedOn w:val="Normal"/>
    <w:next w:val="Normal"/>
    <w:autoRedefine/>
    <w:uiPriority w:val="39"/>
    <w:unhideWhenUsed/>
    <w:rsid w:val="00EA2187"/>
    <w:pPr>
      <w:spacing w:after="100"/>
    </w:pPr>
  </w:style>
  <w:style w:type="paragraph" w:styleId="TOC2">
    <w:name w:val="toc 2"/>
    <w:basedOn w:val="Normal"/>
    <w:next w:val="Normal"/>
    <w:autoRedefine/>
    <w:uiPriority w:val="39"/>
    <w:unhideWhenUsed/>
    <w:rsid w:val="00EA2187"/>
    <w:pPr>
      <w:spacing w:after="100"/>
      <w:ind w:left="220"/>
    </w:pPr>
  </w:style>
  <w:style w:type="paragraph" w:styleId="TOC3">
    <w:name w:val="toc 3"/>
    <w:basedOn w:val="Normal"/>
    <w:next w:val="Normal"/>
    <w:autoRedefine/>
    <w:uiPriority w:val="39"/>
    <w:unhideWhenUsed/>
    <w:rsid w:val="00EA2187"/>
    <w:pPr>
      <w:spacing w:after="100"/>
      <w:ind w:left="440"/>
    </w:pPr>
  </w:style>
  <w:style w:type="character" w:styleId="Hyperlink">
    <w:name w:val="Hyperlink"/>
    <w:basedOn w:val="DefaultParagraphFont"/>
    <w:uiPriority w:val="99"/>
    <w:unhideWhenUsed/>
    <w:rsid w:val="00EA2187"/>
    <w:rPr>
      <w:color w:val="0000FF" w:themeColor="hyperlink"/>
      <w:u w:val="single"/>
    </w:rPr>
  </w:style>
  <w:style w:type="paragraph" w:styleId="TOC4">
    <w:name w:val="toc 4"/>
    <w:basedOn w:val="Normal"/>
    <w:next w:val="Normal"/>
    <w:autoRedefine/>
    <w:uiPriority w:val="39"/>
    <w:unhideWhenUsed/>
    <w:rsid w:val="00EA2187"/>
    <w:pPr>
      <w:spacing w:after="100"/>
      <w:ind w:left="660"/>
    </w:pPr>
  </w:style>
  <w:style w:type="paragraph" w:customStyle="1" w:styleId="StyleArialBefore6ptAfter6pt">
    <w:name w:val="Style Arial Before:  6 pt After:  6 pt"/>
    <w:basedOn w:val="Normal"/>
    <w:rsid w:val="00EA2187"/>
    <w:pPr>
      <w:spacing w:before="120" w:after="120" w:line="240" w:lineRule="auto"/>
    </w:pPr>
    <w:rPr>
      <w:rFonts w:ascii="Arial" w:eastAsia="Times New Roman" w:hAnsi="Arial" w:cs="Times New Roman"/>
      <w:b/>
      <w:sz w:val="20"/>
      <w:szCs w:val="20"/>
    </w:rPr>
  </w:style>
  <w:style w:type="paragraph" w:styleId="Header">
    <w:name w:val="header"/>
    <w:basedOn w:val="Normal"/>
    <w:link w:val="HeaderChar"/>
    <w:uiPriority w:val="99"/>
    <w:unhideWhenUsed/>
    <w:rsid w:val="00083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8DD"/>
  </w:style>
  <w:style w:type="paragraph" w:styleId="Footer">
    <w:name w:val="footer"/>
    <w:basedOn w:val="Normal"/>
    <w:link w:val="FooterChar"/>
    <w:uiPriority w:val="99"/>
    <w:unhideWhenUsed/>
    <w:rsid w:val="000838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BCAFE0F89FD79438E0FFF25F3C72D48" ma:contentTypeVersion="17" ma:contentTypeDescription="Create a new document." ma:contentTypeScope="" ma:versionID="9544e52c42b665bc7bb39cd39e556fd9">
  <xsd:schema xmlns:xsd="http://www.w3.org/2001/XMLSchema" xmlns:xs="http://www.w3.org/2001/XMLSchema" xmlns:p="http://schemas.microsoft.com/office/2006/metadata/properties" xmlns:ns1="http://schemas.microsoft.com/sharepoint/v3" xmlns:ns2="0d0a5a2f-163b-438e-8a4e-a3028c65261e" xmlns:ns3="6610156a-8adf-43bd-89c4-f820cd5a6c22" targetNamespace="http://schemas.microsoft.com/office/2006/metadata/properties" ma:root="true" ma:fieldsID="3955d0cea41bb4759283ba0fb77bceaa" ns1:_="" ns2:_="" ns3:_="">
    <xsd:import namespace="http://schemas.microsoft.com/sharepoint/v3"/>
    <xsd:import namespace="0d0a5a2f-163b-438e-8a4e-a3028c65261e"/>
    <xsd:import namespace="6610156a-8adf-43bd-89c4-f820cd5a6c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Status"/>
                <xsd:element ref="ns2:MediaServiceLocation" minOccurs="0"/>
                <xsd:element ref="ns2:Date_x0020_Submitt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0a5a2f-163b-438e-8a4e-a3028c6526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e858e8b-94e2-4eb9-882a-772e80fac86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Status" ma:index="22" ma:displayName="Status" ma:default="0" ma:description="Status/Percentage completed" ma:internalName="Status">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Date_x0020_Submitted" ma:index="24" ma:displayName="Date Submitted" ma:format="DateTime" ma:internalName="Date_x0020_Submit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610156a-8adf-43bd-89c4-f820cd5a6c2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dc4613d-b5b1-458a-8d11-136fc9889465}" ma:internalName="TaxCatchAll" ma:showField="CatchAllData" ma:web="6610156a-8adf-43bd-89c4-f820cd5a6c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Date_x0020_Submitted xmlns="0d0a5a2f-163b-438e-8a4e-a3028c65261e"/>
    <lcf76f155ced4ddcb4097134ff3c332f xmlns="0d0a5a2f-163b-438e-8a4e-a3028c65261e">
      <Terms xmlns="http://schemas.microsoft.com/office/infopath/2007/PartnerControls"/>
    </lcf76f155ced4ddcb4097134ff3c332f>
    <_ip_UnifiedCompliancePolicyProperties xmlns="http://schemas.microsoft.com/sharepoint/v3" xsi:nil="true"/>
    <TaxCatchAll xmlns="6610156a-8adf-43bd-89c4-f820cd5a6c22" xsi:nil="true"/>
    <Status xmlns="0d0a5a2f-163b-438e-8a4e-a3028c65261e">0</Status>
  </documentManagement>
</p:properties>
</file>

<file path=customXml/itemProps1.xml><?xml version="1.0" encoding="utf-8"?>
<ds:datastoreItem xmlns:ds="http://schemas.openxmlformats.org/officeDocument/2006/customXml" ds:itemID="{BBECCBBB-55CF-4426-8CBC-7AB94EE16850}">
  <ds:schemaRefs>
    <ds:schemaRef ds:uri="http://schemas.openxmlformats.org/officeDocument/2006/bibliography"/>
  </ds:schemaRefs>
</ds:datastoreItem>
</file>

<file path=customXml/itemProps2.xml><?xml version="1.0" encoding="utf-8"?>
<ds:datastoreItem xmlns:ds="http://schemas.openxmlformats.org/officeDocument/2006/customXml" ds:itemID="{E6BC491A-C2D5-4EE8-8081-AFC9623E094D}"/>
</file>

<file path=customXml/itemProps3.xml><?xml version="1.0" encoding="utf-8"?>
<ds:datastoreItem xmlns:ds="http://schemas.openxmlformats.org/officeDocument/2006/customXml" ds:itemID="{A196B6E3-D022-462A-9FCE-A8D1916A0938}"/>
</file>

<file path=customXml/itemProps4.xml><?xml version="1.0" encoding="utf-8"?>
<ds:datastoreItem xmlns:ds="http://schemas.openxmlformats.org/officeDocument/2006/customXml" ds:itemID="{BB94A4E9-9C64-49F9-8E44-52BD4E1B7317}"/>
</file>

<file path=docProps/app.xml><?xml version="1.0" encoding="utf-8"?>
<Properties xmlns="http://schemas.openxmlformats.org/officeDocument/2006/extended-properties" xmlns:vt="http://schemas.openxmlformats.org/officeDocument/2006/docPropsVTypes">
  <Template>Normal.dotm</Template>
  <TotalTime>37</TotalTime>
  <Pages>6</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State Revenue Office</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Vienna Kwong</dc:creator>
  <cp:lastModifiedBy>Vienna Kwong</cp:lastModifiedBy>
  <cp:revision>5</cp:revision>
  <dcterms:created xsi:type="dcterms:W3CDTF">2021-03-17T05:16:00Z</dcterms:created>
  <dcterms:modified xsi:type="dcterms:W3CDTF">2021-03-30T03:20:00Z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0x0101005BCAFE0F89FD79438E0FFF25F3C72D48</vt:lpwstr>
  </property>
</Properties>
</file>